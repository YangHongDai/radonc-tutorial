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1AF8" w:rsidRPr="00D34731" w:rsidRDefault="00C61AF8"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1.(B)有關</w:t>
      </w:r>
      <w:ins w:id="0" w:author="user" w:date="2017-11-08T10:57:00Z">
        <w:r w:rsidR="008D7B22">
          <w:rPr>
            <w:rFonts w:ascii="標楷體" w:eastAsia="標楷體" w:hAnsi="標楷體" w:hint="eastAsia"/>
            <w:sz w:val="20"/>
            <w:szCs w:val="20"/>
          </w:rPr>
          <w:t>ataxia telangiectasia</w:t>
        </w:r>
      </w:ins>
      <w:del w:id="1" w:author="user" w:date="2017-11-08T10:57:00Z">
        <w:r w:rsidR="008D7B22" w:rsidDel="008D7B22">
          <w:rPr>
            <w:rFonts w:ascii="標楷體" w:eastAsia="標楷體" w:hAnsi="標楷體" w:hint="eastAsia"/>
            <w:sz w:val="20"/>
            <w:szCs w:val="20"/>
          </w:rPr>
          <w:delText>a</w:delText>
        </w:r>
      </w:del>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AT)之敘述，下列何者錯誤？</w:t>
      </w:r>
    </w:p>
    <w:p w:rsidR="00C61AF8" w:rsidRPr="00D34731" w:rsidRDefault="00C61AF8" w:rsidP="00D34731">
      <w:pPr>
        <w:spacing w:line="276" w:lineRule="auto"/>
        <w:ind w:left="2" w:firstLineChars="294" w:firstLine="588"/>
        <w:jc w:val="left"/>
        <w:rPr>
          <w:rFonts w:ascii="標楷體" w:eastAsia="標楷體" w:hAnsi="標楷體"/>
          <w:sz w:val="20"/>
          <w:szCs w:val="20"/>
        </w:rPr>
      </w:pPr>
      <w:r w:rsidRPr="00D34731">
        <w:rPr>
          <w:rFonts w:ascii="標楷體" w:eastAsia="標楷體" w:hAnsi="標楷體" w:hint="eastAsia"/>
          <w:sz w:val="20"/>
          <w:szCs w:val="20"/>
        </w:rPr>
        <w:t>A)是一種</w:t>
      </w:r>
      <w:ins w:id="2" w:author="user" w:date="2017-11-08T10:58:00Z">
        <w:r w:rsidR="008D7B22">
          <w:rPr>
            <w:rFonts w:ascii="標楷體" w:eastAsia="標楷體" w:hAnsi="標楷體" w:hint="eastAsia"/>
            <w:sz w:val="20"/>
            <w:szCs w:val="20"/>
          </w:rPr>
          <w:t>隱性</w:t>
        </w:r>
      </w:ins>
      <w:del w:id="3" w:author="user" w:date="2017-11-08T10:58:00Z">
        <w:r w:rsidR="00C90C10" w:rsidRPr="00D34731" w:rsidDel="008D7B22">
          <w:rPr>
            <w:rFonts w:ascii="標楷體" w:eastAsia="標楷體" w:hAnsi="標楷體" w:hint="eastAsia"/>
            <w:sz w:val="20"/>
            <w:szCs w:val="20"/>
            <w:highlight w:val="yellow"/>
          </w:rPr>
          <w:delText>*</w:delText>
        </w:r>
      </w:del>
      <w:r w:rsidRPr="00D34731">
        <w:rPr>
          <w:rFonts w:ascii="標楷體" w:eastAsia="標楷體" w:hAnsi="標楷體" w:hint="eastAsia"/>
          <w:sz w:val="20"/>
          <w:szCs w:val="20"/>
        </w:rPr>
        <w:t>遺傳疾病</w:t>
      </w:r>
    </w:p>
    <w:p w:rsidR="00C61AF8" w:rsidRPr="00D34731" w:rsidRDefault="00C61AF8" w:rsidP="00D34731">
      <w:pPr>
        <w:spacing w:line="276" w:lineRule="auto"/>
        <w:ind w:firstLineChars="294" w:firstLine="588"/>
        <w:jc w:val="left"/>
        <w:rPr>
          <w:rFonts w:ascii="標楷體" w:eastAsia="標楷體" w:hAnsi="標楷體"/>
          <w:sz w:val="20"/>
          <w:szCs w:val="20"/>
        </w:rPr>
      </w:pPr>
      <w:r w:rsidRPr="00D34731">
        <w:rPr>
          <w:rFonts w:ascii="標楷體" w:eastAsia="標楷體" w:hAnsi="標楷體" w:hint="eastAsia"/>
          <w:sz w:val="20"/>
          <w:szCs w:val="20"/>
        </w:rPr>
        <w:t>B)可能與ATR之突變有關</w:t>
      </w:r>
    </w:p>
    <w:p w:rsidR="00C61AF8" w:rsidRPr="00D34731" w:rsidRDefault="00C61AF8" w:rsidP="00D34731">
      <w:pPr>
        <w:spacing w:line="276" w:lineRule="auto"/>
        <w:ind w:firstLineChars="294" w:firstLine="588"/>
        <w:jc w:val="left"/>
        <w:rPr>
          <w:rFonts w:ascii="標楷體" w:eastAsia="標楷體" w:hAnsi="標楷體"/>
          <w:sz w:val="20"/>
          <w:szCs w:val="20"/>
        </w:rPr>
      </w:pPr>
      <w:r w:rsidRPr="00D34731">
        <w:rPr>
          <w:rFonts w:ascii="標楷體" w:eastAsia="標楷體" w:hAnsi="標楷體" w:hint="eastAsia"/>
          <w:sz w:val="20"/>
          <w:szCs w:val="20"/>
        </w:rPr>
        <w:t>C)會影響放射治療之效果</w:t>
      </w:r>
    </w:p>
    <w:p w:rsidR="00C61AF8" w:rsidRPr="00D34731" w:rsidRDefault="00C61AF8" w:rsidP="00D34731">
      <w:pPr>
        <w:spacing w:line="276" w:lineRule="auto"/>
        <w:ind w:firstLineChars="294" w:firstLine="588"/>
        <w:jc w:val="left"/>
        <w:rPr>
          <w:rFonts w:ascii="標楷體" w:eastAsia="標楷體" w:hAnsi="標楷體"/>
          <w:sz w:val="20"/>
          <w:szCs w:val="20"/>
        </w:rPr>
      </w:pPr>
      <w:r w:rsidRPr="00D34731">
        <w:rPr>
          <w:rFonts w:ascii="標楷體" w:eastAsia="標楷體" w:hAnsi="標楷體" w:hint="eastAsia"/>
          <w:sz w:val="20"/>
          <w:szCs w:val="20"/>
        </w:rPr>
        <w:t>D)較易發生癌症</w:t>
      </w:r>
    </w:p>
    <w:p w:rsidR="00C61AF8" w:rsidRPr="00D34731" w:rsidRDefault="00C61AF8"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2.</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C)有關放射線的</w:t>
      </w:r>
      <w:ins w:id="4" w:author="user" w:date="2017-11-08T10:59:00Z">
        <w:r w:rsidR="008D7B22">
          <w:rPr>
            <w:rFonts w:ascii="標楷體" w:eastAsia="標楷體" w:hAnsi="標楷體" w:hint="eastAsia"/>
            <w:sz w:val="20"/>
            <w:szCs w:val="20"/>
            <w:highlight w:val="yellow"/>
          </w:rPr>
          <w:t xml:space="preserve">linear </w:t>
        </w:r>
      </w:ins>
      <w:del w:id="5" w:author="user" w:date="2017-11-08T10:59:00Z">
        <w:r w:rsidR="008C7DE5" w:rsidRPr="00D34731" w:rsidDel="008D7B22">
          <w:rPr>
            <w:rFonts w:ascii="標楷體" w:eastAsia="標楷體" w:hAnsi="標楷體" w:hint="eastAsia"/>
            <w:sz w:val="20"/>
            <w:szCs w:val="20"/>
            <w:highlight w:val="yellow"/>
          </w:rPr>
          <w:delText>*</w:delText>
        </w:r>
      </w:del>
      <w:r w:rsidR="008C7DE5" w:rsidRPr="00D34731">
        <w:rPr>
          <w:rFonts w:ascii="標楷體" w:eastAsia="標楷體" w:hAnsi="標楷體" w:hint="eastAsia"/>
          <w:sz w:val="20"/>
          <w:szCs w:val="20"/>
        </w:rPr>
        <w:t>energy transfer</w:t>
      </w:r>
      <w:r w:rsidRPr="00D34731">
        <w:rPr>
          <w:rFonts w:ascii="標楷體" w:eastAsia="標楷體" w:hAnsi="標楷體" w:hint="eastAsia"/>
          <w:sz w:val="20"/>
          <w:szCs w:val="20"/>
        </w:rPr>
        <w:t>(LET)</w:t>
      </w:r>
      <w:r w:rsidR="008C7DE5" w:rsidRPr="00D34731">
        <w:rPr>
          <w:rFonts w:ascii="標楷體" w:eastAsia="標楷體" w:hAnsi="標楷體" w:hint="eastAsia"/>
          <w:sz w:val="20"/>
          <w:szCs w:val="20"/>
        </w:rPr>
        <w:t>、</w:t>
      </w:r>
      <w:r w:rsidR="008C7DE5" w:rsidRPr="00D34731">
        <w:rPr>
          <w:rFonts w:ascii="標楷體" w:eastAsia="標楷體" w:hAnsi="標楷體" w:hint="eastAsia"/>
          <w:sz w:val="20"/>
          <w:szCs w:val="20"/>
          <w:highlight w:val="yellow"/>
        </w:rPr>
        <w:t>relative biologic effectiv</w:t>
      </w:r>
      <w:ins w:id="6" w:author="user" w:date="2017-11-08T10:59:00Z">
        <w:r w:rsidR="008D7B22">
          <w:rPr>
            <w:rFonts w:ascii="標楷體" w:eastAsia="標楷體" w:hAnsi="標楷體" w:hint="eastAsia"/>
            <w:sz w:val="20"/>
            <w:szCs w:val="20"/>
          </w:rPr>
          <w:t>e</w:t>
        </w:r>
      </w:ins>
      <w:ins w:id="7" w:author="user" w:date="2017-11-08T11:31:00Z">
        <w:r w:rsidR="00EE1258">
          <w:rPr>
            <w:rFonts w:ascii="標楷體" w:eastAsia="標楷體" w:hAnsi="標楷體" w:hint="eastAsia"/>
            <w:sz w:val="20"/>
            <w:szCs w:val="20"/>
          </w:rPr>
          <w:t>ness</w:t>
        </w:r>
      </w:ins>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RBE)與</w:t>
      </w:r>
      <w:r w:rsidR="008C7DE5" w:rsidRPr="00D34731">
        <w:rPr>
          <w:rFonts w:ascii="標楷體" w:eastAsia="標楷體" w:hAnsi="標楷體" w:hint="eastAsia"/>
          <w:sz w:val="20"/>
          <w:szCs w:val="20"/>
        </w:rPr>
        <w:t xml:space="preserve">oxygen </w:t>
      </w:r>
      <w:del w:id="8" w:author="user" w:date="2017-11-08T10:59:00Z">
        <w:r w:rsidR="008C7DE5" w:rsidRPr="00D34731" w:rsidDel="008D7B22">
          <w:rPr>
            <w:rFonts w:ascii="標楷體" w:eastAsia="標楷體" w:hAnsi="標楷體" w:hint="eastAsia"/>
            <w:sz w:val="20"/>
            <w:szCs w:val="20"/>
            <w:highlight w:val="yellow"/>
          </w:rPr>
          <w:delText>*</w:delText>
        </w:r>
        <w:r w:rsidRPr="00D34731" w:rsidDel="008D7B22">
          <w:rPr>
            <w:rFonts w:ascii="標楷體" w:eastAsia="標楷體" w:hAnsi="標楷體" w:hint="eastAsia"/>
            <w:sz w:val="20"/>
            <w:szCs w:val="20"/>
          </w:rPr>
          <w:delText>(</w:delText>
        </w:r>
      </w:del>
      <w:ins w:id="9" w:author="user" w:date="2017-11-08T10:59:00Z">
        <w:r w:rsidR="008D7B22">
          <w:rPr>
            <w:rFonts w:ascii="標楷體" w:eastAsia="標楷體" w:hAnsi="標楷體" w:hint="eastAsia"/>
            <w:sz w:val="20"/>
            <w:szCs w:val="20"/>
          </w:rPr>
          <w:t>enhancement ratio</w:t>
        </w:r>
        <w:r w:rsidR="008D7B22" w:rsidRPr="00D34731">
          <w:rPr>
            <w:rFonts w:ascii="標楷體" w:eastAsia="標楷體" w:hAnsi="標楷體" w:hint="eastAsia"/>
            <w:sz w:val="20"/>
            <w:szCs w:val="20"/>
          </w:rPr>
          <w:t>(</w:t>
        </w:r>
      </w:ins>
      <w:r w:rsidRPr="00D34731">
        <w:rPr>
          <w:rFonts w:ascii="標楷體" w:eastAsia="標楷體" w:hAnsi="標楷體" w:hint="eastAsia"/>
          <w:sz w:val="20"/>
          <w:szCs w:val="20"/>
        </w:rPr>
        <w:t>OER)之敘述，下列何者錯誤？</w:t>
      </w:r>
    </w:p>
    <w:p w:rsidR="00C61AF8" w:rsidRPr="00D34731" w:rsidRDefault="00C61AF8"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A)當會影響放射線RBE的其他因素相同時，放射線LE</w:t>
      </w:r>
      <w:r w:rsidR="00252F7B" w:rsidRPr="00D34731">
        <w:rPr>
          <w:rFonts w:ascii="標楷體" w:eastAsia="標楷體" w:hAnsi="標楷體" w:hint="eastAsia"/>
          <w:sz w:val="20"/>
          <w:szCs w:val="20"/>
        </w:rPr>
        <w:t>T</w:t>
      </w:r>
      <w:r w:rsidRPr="00D34731">
        <w:rPr>
          <w:rFonts w:ascii="標楷體" w:eastAsia="標楷體" w:hAnsi="標楷體" w:hint="eastAsia"/>
          <w:sz w:val="20"/>
          <w:szCs w:val="20"/>
        </w:rPr>
        <w:t>為100</w:t>
      </w:r>
      <w:r w:rsidR="00252F7B" w:rsidRPr="00D34731">
        <w:rPr>
          <w:rFonts w:ascii="標楷體" w:eastAsia="標楷體" w:hAnsi="標楷體" w:hint="eastAsia"/>
          <w:sz w:val="20"/>
          <w:szCs w:val="20"/>
        </w:rPr>
        <w:t xml:space="preserve"> </w:t>
      </w:r>
      <w:proofErr w:type="spellStart"/>
      <w:r w:rsidR="00252F7B" w:rsidRPr="00D34731">
        <w:rPr>
          <w:rFonts w:ascii="標楷體" w:eastAsia="標楷體" w:hAnsi="標楷體" w:hint="eastAsia"/>
          <w:sz w:val="20"/>
          <w:szCs w:val="20"/>
        </w:rPr>
        <w:t>KeV</w:t>
      </w:r>
      <w:proofErr w:type="spellEnd"/>
      <w:r w:rsidRPr="00D34731">
        <w:rPr>
          <w:rFonts w:ascii="標楷體" w:eastAsia="標楷體" w:hAnsi="標楷體" w:hint="eastAsia"/>
          <w:sz w:val="20"/>
          <w:szCs w:val="20"/>
        </w:rPr>
        <w:t>左右時，其RBE數值為最高</w:t>
      </w:r>
    </w:p>
    <w:p w:rsidR="00C61AF8" w:rsidRPr="00D34731" w:rsidRDefault="00C61AF8"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B)除了放射線的LET外，放射線劑量也會影響其RBE</w:t>
      </w:r>
    </w:p>
    <w:p w:rsidR="00C61AF8" w:rsidRPr="00D34731" w:rsidRDefault="00C61AF8"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C)放射線的LET</w:t>
      </w:r>
      <w:r w:rsidR="007A6870" w:rsidRPr="00D34731">
        <w:rPr>
          <w:rFonts w:ascii="標楷體" w:eastAsia="標楷體" w:hAnsi="標楷體" w:hint="eastAsia"/>
          <w:sz w:val="20"/>
          <w:szCs w:val="20"/>
        </w:rPr>
        <w:t>愈</w:t>
      </w:r>
      <w:r w:rsidRPr="00D34731">
        <w:rPr>
          <w:rFonts w:ascii="標楷體" w:eastAsia="標楷體" w:hAnsi="標楷體" w:hint="eastAsia"/>
          <w:sz w:val="20"/>
          <w:szCs w:val="20"/>
        </w:rPr>
        <w:t>大，其OER</w:t>
      </w:r>
      <w:r w:rsidR="007A6870" w:rsidRPr="00D34731">
        <w:rPr>
          <w:rFonts w:ascii="標楷體" w:eastAsia="標楷體" w:hAnsi="標楷體" w:hint="eastAsia"/>
          <w:sz w:val="20"/>
          <w:szCs w:val="20"/>
        </w:rPr>
        <w:t>愈</w:t>
      </w:r>
      <w:r w:rsidRPr="00D34731">
        <w:rPr>
          <w:rFonts w:ascii="標楷體" w:eastAsia="標楷體" w:hAnsi="標楷體" w:hint="eastAsia"/>
          <w:sz w:val="20"/>
          <w:szCs w:val="20"/>
        </w:rPr>
        <w:t>大</w:t>
      </w:r>
    </w:p>
    <w:p w:rsidR="00C61AF8" w:rsidRPr="00D34731" w:rsidRDefault="00C61AF8"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D)250-kV x-ray的OER約為2-3左右</w:t>
      </w:r>
    </w:p>
    <w:p w:rsidR="00C61AF8" w:rsidRPr="00D34731" w:rsidRDefault="00C61AF8"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3.</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C)有一位病患接受脊柱轉移病灶放射治療，每日一次4Gy，共計5</w:t>
      </w:r>
      <w:r w:rsidR="000006E7" w:rsidRPr="00D34731">
        <w:rPr>
          <w:rFonts w:ascii="標楷體" w:eastAsia="標楷體" w:hAnsi="標楷體" w:hint="eastAsia"/>
          <w:sz w:val="20"/>
          <w:szCs w:val="20"/>
        </w:rPr>
        <w:t>次，若脊髓</w:t>
      </w:r>
      <w:r w:rsidR="00215BF7" w:rsidRPr="00D34731">
        <w:rPr>
          <w:rFonts w:ascii="標楷體" w:eastAsia="標楷體" w:hAnsi="標楷體"/>
          <w:sz w:val="20"/>
          <w:szCs w:val="20"/>
        </w:rPr>
        <w:t>αβ</w:t>
      </w:r>
      <w:r w:rsidR="00215BF7" w:rsidRPr="00D34731">
        <w:rPr>
          <w:rFonts w:ascii="標楷體" w:eastAsia="標楷體" w:hAnsi="標楷體" w:hint="eastAsia"/>
          <w:sz w:val="20"/>
          <w:szCs w:val="20"/>
        </w:rPr>
        <w:t>-2</w:t>
      </w:r>
      <w:r w:rsidRPr="00D34731">
        <w:rPr>
          <w:rFonts w:ascii="標楷體" w:eastAsia="標楷體" w:hAnsi="標楷體" w:hint="eastAsia"/>
          <w:sz w:val="20"/>
          <w:szCs w:val="20"/>
        </w:rPr>
        <w:t>，則其EQD</w:t>
      </w:r>
      <w:r w:rsidR="00414FF0" w:rsidRPr="00D34731">
        <w:rPr>
          <w:rFonts w:ascii="標楷體" w:eastAsia="標楷體" w:hAnsi="標楷體" w:hint="eastAsia"/>
          <w:sz w:val="20"/>
          <w:szCs w:val="20"/>
          <w:vertAlign w:val="subscript"/>
        </w:rPr>
        <w:t>2</w:t>
      </w:r>
      <w:proofErr w:type="gramStart"/>
      <w:r w:rsidRPr="00D34731">
        <w:rPr>
          <w:rFonts w:ascii="標楷體" w:eastAsia="標楷體" w:hAnsi="標楷體" w:hint="eastAsia"/>
          <w:sz w:val="20"/>
          <w:szCs w:val="20"/>
        </w:rPr>
        <w:t>（</w:t>
      </w:r>
      <w:proofErr w:type="spellStart"/>
      <w:proofErr w:type="gramEnd"/>
      <w:r w:rsidRPr="00D34731">
        <w:rPr>
          <w:rFonts w:ascii="標楷體" w:eastAsia="標楷體" w:hAnsi="標楷體" w:hint="eastAsia"/>
          <w:sz w:val="20"/>
          <w:szCs w:val="20"/>
        </w:rPr>
        <w:t>isoeffective</w:t>
      </w:r>
      <w:proofErr w:type="spellEnd"/>
      <w:r w:rsidRPr="00D34731">
        <w:rPr>
          <w:rFonts w:ascii="標楷體" w:eastAsia="標楷體" w:hAnsi="標楷體" w:hint="eastAsia"/>
          <w:sz w:val="20"/>
          <w:szCs w:val="20"/>
        </w:rPr>
        <w:t xml:space="preserve"> dose in 2-Gy fractions)值為何？</w:t>
      </w:r>
    </w:p>
    <w:p w:rsidR="00C61AF8" w:rsidRPr="00D34731" w:rsidRDefault="00C61AF8"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A)25.0Gy</w:t>
      </w:r>
      <w:proofErr w:type="gramEnd"/>
    </w:p>
    <w:p w:rsidR="00C61AF8" w:rsidRPr="00D34731" w:rsidRDefault="00C61AF8"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B)27.5Gy</w:t>
      </w:r>
      <w:proofErr w:type="gramEnd"/>
    </w:p>
    <w:p w:rsidR="00C61AF8" w:rsidRPr="00D34731" w:rsidRDefault="00C61AF8"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C)30.0Gy</w:t>
      </w:r>
      <w:proofErr w:type="gramEnd"/>
    </w:p>
    <w:p w:rsidR="00C61AF8" w:rsidRPr="00D34731" w:rsidRDefault="00C61AF8"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D)32.5Gy</w:t>
      </w:r>
      <w:proofErr w:type="gramEnd"/>
    </w:p>
    <w:p w:rsidR="00C61AF8" w:rsidRPr="00D34731" w:rsidRDefault="00C61AF8"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4.(B)有關放射線治療高分次</w:t>
      </w:r>
      <w:proofErr w:type="gramStart"/>
      <w:r w:rsidRPr="00D34731">
        <w:rPr>
          <w:rFonts w:ascii="標楷體" w:eastAsia="標楷體" w:hAnsi="標楷體" w:hint="eastAsia"/>
          <w:sz w:val="20"/>
          <w:szCs w:val="20"/>
        </w:rPr>
        <w:t>（</w:t>
      </w:r>
      <w:proofErr w:type="spellStart"/>
      <w:proofErr w:type="gramEnd"/>
      <w:r w:rsidRPr="00D34731">
        <w:rPr>
          <w:rFonts w:ascii="標楷體" w:eastAsia="標楷體" w:hAnsi="標楷體" w:hint="eastAsia"/>
          <w:sz w:val="20"/>
          <w:szCs w:val="20"/>
          <w:highlight w:val="yellow"/>
        </w:rPr>
        <w:t>hyperfractio</w:t>
      </w:r>
      <w:ins w:id="10" w:author="user" w:date="2017-11-08T10:59:00Z">
        <w:r w:rsidR="008D7B22">
          <w:rPr>
            <w:rFonts w:ascii="標楷體" w:eastAsia="標楷體" w:hAnsi="標楷體" w:hint="eastAsia"/>
            <w:sz w:val="20"/>
            <w:szCs w:val="20"/>
            <w:highlight w:val="yellow"/>
          </w:rPr>
          <w:t>n</w:t>
        </w:r>
      </w:ins>
      <w:del w:id="11" w:author="user" w:date="2017-11-08T10:59:00Z">
        <w:r w:rsidRPr="00D34731" w:rsidDel="008D7B22">
          <w:rPr>
            <w:rFonts w:ascii="標楷體" w:eastAsia="標楷體" w:hAnsi="標楷體" w:hint="eastAsia"/>
            <w:sz w:val="20"/>
            <w:szCs w:val="20"/>
            <w:highlight w:val="yellow"/>
          </w:rPr>
          <w:delText>v</w:delText>
        </w:r>
      </w:del>
      <w:r w:rsidRPr="00D34731">
        <w:rPr>
          <w:rFonts w:ascii="標楷體" w:eastAsia="標楷體" w:hAnsi="標楷體" w:hint="eastAsia"/>
          <w:sz w:val="20"/>
          <w:szCs w:val="20"/>
          <w:highlight w:val="yellow"/>
        </w:rPr>
        <w:t>ation</w:t>
      </w:r>
      <w:proofErr w:type="spellEnd"/>
      <w:r w:rsidRPr="00D34731">
        <w:rPr>
          <w:rFonts w:ascii="標楷體" w:eastAsia="標楷體" w:hAnsi="標楷體" w:hint="eastAsia"/>
          <w:sz w:val="20"/>
          <w:szCs w:val="20"/>
        </w:rPr>
        <w:t>)之描述，下列何者錯誤？</w:t>
      </w:r>
    </w:p>
    <w:p w:rsidR="00C61AF8" w:rsidRPr="00D34731" w:rsidRDefault="00C61AF8"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A)通常放射線單次治療劑量小於1.8Gy</w:t>
      </w:r>
    </w:p>
    <w:p w:rsidR="00C61AF8" w:rsidRPr="00D34731" w:rsidRDefault="00C61AF8" w:rsidP="00D34731">
      <w:pPr>
        <w:spacing w:line="276" w:lineRule="auto"/>
        <w:ind w:leftChars="236" w:left="802" w:hangingChars="118" w:hanging="236"/>
        <w:jc w:val="left"/>
        <w:rPr>
          <w:rFonts w:ascii="標楷體" w:eastAsia="標楷體" w:hAnsi="標楷體"/>
          <w:sz w:val="20"/>
          <w:szCs w:val="20"/>
        </w:rPr>
      </w:pPr>
      <w:r w:rsidRPr="00D34731">
        <w:rPr>
          <w:rFonts w:ascii="標楷體" w:eastAsia="標楷體" w:hAnsi="標楷體" w:hint="eastAsia"/>
          <w:sz w:val="20"/>
          <w:szCs w:val="20"/>
        </w:rPr>
        <w:t>B)如果每</w:t>
      </w:r>
      <w:proofErr w:type="gramStart"/>
      <w:r w:rsidRPr="00D34731">
        <w:rPr>
          <w:rFonts w:ascii="標楷體" w:eastAsia="標楷體" w:hAnsi="標楷體" w:hint="eastAsia"/>
          <w:sz w:val="20"/>
          <w:szCs w:val="20"/>
        </w:rPr>
        <w:t>個</w:t>
      </w:r>
      <w:proofErr w:type="gramEnd"/>
      <w:r w:rsidRPr="00D34731">
        <w:rPr>
          <w:rFonts w:ascii="標楷體" w:eastAsia="標楷體" w:hAnsi="標楷體" w:hint="eastAsia"/>
          <w:sz w:val="20"/>
          <w:szCs w:val="20"/>
        </w:rPr>
        <w:t>治療日進行不只一次的放射線治療，建議放射線治療之間的間隔時間以2-3小時為宜</w:t>
      </w:r>
    </w:p>
    <w:p w:rsidR="00C61AF8" w:rsidRPr="00D34731" w:rsidRDefault="00C61AF8" w:rsidP="00D34731">
      <w:pPr>
        <w:spacing w:line="276" w:lineRule="auto"/>
        <w:ind w:leftChars="236" w:left="802" w:hangingChars="118" w:hanging="236"/>
        <w:jc w:val="left"/>
        <w:rPr>
          <w:rFonts w:ascii="標楷體" w:eastAsia="標楷體" w:hAnsi="標楷體"/>
          <w:sz w:val="20"/>
          <w:szCs w:val="20"/>
        </w:rPr>
      </w:pPr>
      <w:r w:rsidRPr="00D34731">
        <w:rPr>
          <w:rFonts w:ascii="標楷體" w:eastAsia="標楷體" w:hAnsi="標楷體" w:hint="eastAsia"/>
          <w:sz w:val="20"/>
          <w:szCs w:val="20"/>
        </w:rPr>
        <w:t>C)RTOG 9003臨床試驗結果顯示，相較於接受傳統分次放射線治療的病患群而言，接受高分次放射線治療的病患群有較高的腫瘤控制率與整體存活率</w:t>
      </w:r>
    </w:p>
    <w:p w:rsidR="00C61AF8" w:rsidRPr="00D34731" w:rsidRDefault="00C61AF8" w:rsidP="00D34731">
      <w:pPr>
        <w:spacing w:line="276" w:lineRule="auto"/>
        <w:ind w:leftChars="236" w:left="802" w:hangingChars="118" w:hanging="236"/>
        <w:jc w:val="left"/>
        <w:rPr>
          <w:rFonts w:ascii="標楷體" w:eastAsia="標楷體" w:hAnsi="標楷體"/>
          <w:sz w:val="20"/>
          <w:szCs w:val="20"/>
        </w:rPr>
      </w:pPr>
      <w:r w:rsidRPr="00D34731">
        <w:rPr>
          <w:rFonts w:ascii="標楷體" w:eastAsia="標楷體" w:hAnsi="標楷體" w:hint="eastAsia"/>
          <w:sz w:val="20"/>
          <w:szCs w:val="20"/>
        </w:rPr>
        <w:t>D)EORTC 22791 臨床試驗結果顯示，相較於接受傳統分次接受放射線治療的病患群而言，高分次放射線治療病患群的第二度以上慢性副作用並未明顯增高</w:t>
      </w:r>
    </w:p>
    <w:p w:rsidR="00C61AF8" w:rsidRPr="00D34731" w:rsidRDefault="00C61AF8" w:rsidP="00D34731">
      <w:pPr>
        <w:spacing w:line="276" w:lineRule="auto"/>
        <w:ind w:left="472" w:hangingChars="236" w:hanging="472"/>
        <w:jc w:val="left"/>
        <w:rPr>
          <w:rFonts w:ascii="標楷體" w:eastAsia="標楷體" w:hAnsi="標楷體"/>
          <w:sz w:val="20"/>
          <w:szCs w:val="20"/>
        </w:rPr>
      </w:pPr>
      <w:r w:rsidRPr="00D34731">
        <w:rPr>
          <w:rFonts w:ascii="標楷體" w:eastAsia="標楷體" w:hAnsi="標楷體" w:hint="eastAsia"/>
          <w:sz w:val="20"/>
          <w:szCs w:val="20"/>
        </w:rPr>
        <w:t>5.(B)下圖為老鼠</w:t>
      </w:r>
      <w:proofErr w:type="spellStart"/>
      <w:r w:rsidRPr="00D34731">
        <w:rPr>
          <w:rFonts w:ascii="標楷體" w:eastAsia="標楷體" w:hAnsi="標楷體" w:hint="eastAsia"/>
          <w:sz w:val="20"/>
          <w:szCs w:val="20"/>
        </w:rPr>
        <w:t>jejuneal</w:t>
      </w:r>
      <w:proofErr w:type="spellEnd"/>
      <w:r w:rsidRPr="00D34731">
        <w:rPr>
          <w:rFonts w:ascii="標楷體" w:eastAsia="標楷體" w:hAnsi="標楷體" w:hint="eastAsia"/>
          <w:sz w:val="20"/>
          <w:szCs w:val="20"/>
        </w:rPr>
        <w:t xml:space="preserve"> crypt cell survival assay之測量結果，圖中的數字為照射的次數，數據這結果，推論</w:t>
      </w:r>
      <w:proofErr w:type="spellStart"/>
      <w:r w:rsidRPr="00D34731">
        <w:rPr>
          <w:rFonts w:ascii="標楷體" w:eastAsia="標楷體" w:hAnsi="標楷體" w:hint="eastAsia"/>
          <w:sz w:val="20"/>
          <w:szCs w:val="20"/>
        </w:rPr>
        <w:t>jejuneal</w:t>
      </w:r>
      <w:proofErr w:type="spellEnd"/>
      <w:r w:rsidRPr="00D34731">
        <w:rPr>
          <w:rFonts w:ascii="標楷體" w:eastAsia="標楷體" w:hAnsi="標楷體" w:hint="eastAsia"/>
          <w:sz w:val="20"/>
          <w:szCs w:val="20"/>
        </w:rPr>
        <w:t xml:space="preserve"> crypt cell 存活曲線的</w:t>
      </w:r>
      <w:proofErr w:type="spellStart"/>
      <w:r w:rsidR="00022662" w:rsidRPr="00D34731">
        <w:rPr>
          <w:rFonts w:ascii="標楷體" w:eastAsia="標楷體" w:hAnsi="標楷體" w:hint="eastAsia"/>
          <w:sz w:val="20"/>
          <w:szCs w:val="20"/>
        </w:rPr>
        <w:t>Dq</w:t>
      </w:r>
      <w:proofErr w:type="spellEnd"/>
      <w:r w:rsidRPr="00D34731">
        <w:rPr>
          <w:rFonts w:ascii="標楷體" w:eastAsia="標楷體" w:hAnsi="標楷體" w:hint="eastAsia"/>
          <w:sz w:val="20"/>
          <w:szCs w:val="20"/>
        </w:rPr>
        <w:t>值大約為多少？</w:t>
      </w:r>
    </w:p>
    <w:p w:rsidR="00914DC3" w:rsidRPr="00D34731" w:rsidRDefault="00914DC3" w:rsidP="00D34731">
      <w:pPr>
        <w:spacing w:line="276" w:lineRule="auto"/>
        <w:jc w:val="center"/>
        <w:rPr>
          <w:rFonts w:ascii="標楷體" w:eastAsia="標楷體" w:hAnsi="標楷體"/>
          <w:sz w:val="20"/>
          <w:szCs w:val="20"/>
        </w:rPr>
      </w:pPr>
      <w:r w:rsidRPr="00D34731">
        <w:rPr>
          <w:rFonts w:ascii="標楷體" w:eastAsia="標楷體" w:hAnsi="標楷體"/>
          <w:noProof/>
          <w:sz w:val="20"/>
          <w:szCs w:val="20"/>
        </w:rPr>
        <w:drawing>
          <wp:inline distT="0" distB="0" distL="0" distR="0" wp14:anchorId="60590E6F" wp14:editId="538B942F">
            <wp:extent cx="2895600" cy="136207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5600" cy="1362075"/>
                    </a:xfrm>
                    <a:prstGeom prst="rect">
                      <a:avLst/>
                    </a:prstGeom>
                    <a:noFill/>
                    <a:ln>
                      <a:noFill/>
                    </a:ln>
                  </pic:spPr>
                </pic:pic>
              </a:graphicData>
            </a:graphic>
          </wp:inline>
        </w:drawing>
      </w:r>
    </w:p>
    <w:p w:rsidR="00C61AF8" w:rsidRPr="00D34731" w:rsidRDefault="00C61AF8" w:rsidP="00D34731">
      <w:pPr>
        <w:spacing w:line="276" w:lineRule="auto"/>
        <w:ind w:firstLineChars="236" w:firstLine="472"/>
        <w:jc w:val="left"/>
        <w:rPr>
          <w:rFonts w:ascii="標楷體" w:eastAsia="標楷體" w:hAnsi="標楷體"/>
          <w:sz w:val="20"/>
          <w:szCs w:val="20"/>
        </w:rPr>
      </w:pPr>
      <w:proofErr w:type="gramStart"/>
      <w:r w:rsidRPr="00D34731">
        <w:rPr>
          <w:rFonts w:ascii="標楷體" w:eastAsia="標楷體" w:hAnsi="標楷體"/>
          <w:sz w:val="20"/>
          <w:szCs w:val="20"/>
        </w:rPr>
        <w:lastRenderedPageBreak/>
        <w:t>A)2Gy</w:t>
      </w:r>
      <w:proofErr w:type="gramEnd"/>
    </w:p>
    <w:p w:rsidR="00C61AF8" w:rsidRPr="00D34731" w:rsidRDefault="00C61AF8" w:rsidP="00D34731">
      <w:pPr>
        <w:spacing w:line="276" w:lineRule="auto"/>
        <w:ind w:firstLineChars="236" w:firstLine="472"/>
        <w:jc w:val="left"/>
        <w:rPr>
          <w:rFonts w:ascii="標楷體" w:eastAsia="標楷體" w:hAnsi="標楷體"/>
          <w:sz w:val="20"/>
          <w:szCs w:val="20"/>
        </w:rPr>
      </w:pPr>
      <w:proofErr w:type="gramStart"/>
      <w:r w:rsidRPr="00D34731">
        <w:rPr>
          <w:rFonts w:ascii="標楷體" w:eastAsia="標楷體" w:hAnsi="標楷體"/>
          <w:sz w:val="20"/>
          <w:szCs w:val="20"/>
        </w:rPr>
        <w:t>B)4Gy</w:t>
      </w:r>
      <w:proofErr w:type="gramEnd"/>
    </w:p>
    <w:p w:rsidR="00C61AF8" w:rsidRPr="00D34731" w:rsidRDefault="00C61AF8" w:rsidP="00D34731">
      <w:pPr>
        <w:spacing w:line="276" w:lineRule="auto"/>
        <w:ind w:firstLineChars="236" w:firstLine="472"/>
        <w:jc w:val="left"/>
        <w:rPr>
          <w:rFonts w:ascii="標楷體" w:eastAsia="標楷體" w:hAnsi="標楷體"/>
          <w:sz w:val="20"/>
          <w:szCs w:val="20"/>
        </w:rPr>
      </w:pPr>
      <w:proofErr w:type="gramStart"/>
      <w:r w:rsidRPr="00D34731">
        <w:rPr>
          <w:rFonts w:ascii="標楷體" w:eastAsia="標楷體" w:hAnsi="標楷體"/>
          <w:sz w:val="20"/>
          <w:szCs w:val="20"/>
        </w:rPr>
        <w:t>C)6Gy</w:t>
      </w:r>
      <w:proofErr w:type="gramEnd"/>
    </w:p>
    <w:p w:rsidR="003F72BF" w:rsidRPr="00D34731" w:rsidRDefault="00006B4D" w:rsidP="00D34731">
      <w:pPr>
        <w:spacing w:line="276" w:lineRule="auto"/>
        <w:ind w:firstLineChars="236" w:firstLine="472"/>
        <w:jc w:val="left"/>
        <w:rPr>
          <w:rFonts w:ascii="標楷體" w:eastAsia="標楷體" w:hAnsi="標楷體"/>
          <w:sz w:val="20"/>
          <w:szCs w:val="20"/>
        </w:rPr>
      </w:pPr>
      <w:proofErr w:type="gramStart"/>
      <w:r w:rsidRPr="00D34731">
        <w:rPr>
          <w:rFonts w:ascii="標楷體" w:eastAsia="標楷體" w:hAnsi="標楷體"/>
          <w:sz w:val="20"/>
          <w:szCs w:val="20"/>
        </w:rPr>
        <w:t>D)8Gy</w:t>
      </w:r>
      <w:proofErr w:type="gramEnd"/>
    </w:p>
    <w:p w:rsidR="000D263B" w:rsidRPr="00D34731" w:rsidRDefault="000D263B"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6.(D)有關hypoxia的描述，下列何者錯誤？</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A)hypoxia 可促進HUF的穩定性，增加HIF在細胞內的濃度。</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B)hypoxia減少PHD對於HIF的</w:t>
      </w:r>
      <w:r w:rsidR="00143AD1" w:rsidRPr="00D34731">
        <w:rPr>
          <w:rFonts w:ascii="標楷體" w:eastAsia="標楷體" w:hAnsi="標楷體" w:hint="eastAsia"/>
          <w:sz w:val="20"/>
          <w:szCs w:val="20"/>
          <w:highlight w:val="yellow"/>
        </w:rPr>
        <w:t>hydroxyla</w:t>
      </w:r>
      <w:del w:id="12" w:author="user" w:date="2017-11-08T11:00:00Z">
        <w:r w:rsidR="00143AD1" w:rsidRPr="00D34731" w:rsidDel="008D7B22">
          <w:rPr>
            <w:rFonts w:ascii="標楷體" w:eastAsia="標楷體" w:hAnsi="標楷體" w:hint="eastAsia"/>
            <w:sz w:val="20"/>
            <w:szCs w:val="20"/>
            <w:highlight w:val="yellow"/>
          </w:rPr>
          <w:delText>c</w:delText>
        </w:r>
      </w:del>
      <w:r w:rsidR="00143AD1" w:rsidRPr="00D34731">
        <w:rPr>
          <w:rFonts w:ascii="標楷體" w:eastAsia="標楷體" w:hAnsi="標楷體" w:hint="eastAsia"/>
          <w:sz w:val="20"/>
          <w:szCs w:val="20"/>
          <w:highlight w:val="yellow"/>
        </w:rPr>
        <w:t>tion</w:t>
      </w:r>
      <w:r w:rsidRPr="00D34731">
        <w:rPr>
          <w:rFonts w:ascii="標楷體" w:eastAsia="標楷體" w:hAnsi="標楷體" w:hint="eastAsia"/>
          <w:sz w:val="20"/>
          <w:szCs w:val="20"/>
        </w:rPr>
        <w:t>，使HIF不會被</w:t>
      </w:r>
      <w:r w:rsidR="00075C92" w:rsidRPr="00D34731">
        <w:rPr>
          <w:rFonts w:ascii="標楷體" w:eastAsia="標楷體" w:hAnsi="標楷體" w:hint="eastAsia"/>
          <w:sz w:val="20"/>
          <w:szCs w:val="20"/>
          <w:highlight w:val="yellow"/>
        </w:rPr>
        <w:t>Pro</w:t>
      </w:r>
      <w:ins w:id="13" w:author="user" w:date="2017-11-08T11:33:00Z">
        <w:r w:rsidR="00EE1258">
          <w:rPr>
            <w:rFonts w:ascii="標楷體" w:eastAsia="標楷體" w:hAnsi="標楷體" w:hint="eastAsia"/>
            <w:sz w:val="20"/>
            <w:szCs w:val="20"/>
          </w:rPr>
          <w:t>teasome</w:t>
        </w:r>
      </w:ins>
      <w:r w:rsidRPr="00D34731">
        <w:rPr>
          <w:rFonts w:ascii="標楷體" w:eastAsia="標楷體" w:hAnsi="標楷體" w:hint="eastAsia"/>
          <w:sz w:val="20"/>
          <w:szCs w:val="20"/>
        </w:rPr>
        <w:t>分解。</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 xml:space="preserve">C)HIF為一transcription </w:t>
      </w:r>
      <w:r w:rsidR="003F72BF" w:rsidRPr="00D34731">
        <w:rPr>
          <w:rFonts w:ascii="標楷體" w:eastAsia="標楷體" w:hAnsi="標楷體" w:hint="eastAsia"/>
          <w:sz w:val="20"/>
          <w:szCs w:val="20"/>
        </w:rPr>
        <w:t>factor</w:t>
      </w:r>
      <w:r w:rsidRPr="00D34731">
        <w:rPr>
          <w:rFonts w:ascii="標楷體" w:eastAsia="標楷體" w:hAnsi="標楷體" w:hint="eastAsia"/>
          <w:sz w:val="20"/>
          <w:szCs w:val="20"/>
        </w:rPr>
        <w:t>，可增加VEGF及CA9等分子表現。</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D)hypoxia整體來說，</w:t>
      </w:r>
      <w:r w:rsidR="003F72BF"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增加</w:t>
      </w:r>
      <w:del w:id="14" w:author="user" w:date="2017-11-08T11:00:00Z">
        <w:r w:rsidRPr="00D34731" w:rsidDel="008D7B22">
          <w:rPr>
            <w:rFonts w:ascii="標楷體" w:eastAsia="標楷體" w:hAnsi="標楷體" w:hint="eastAsia"/>
            <w:sz w:val="20"/>
            <w:szCs w:val="20"/>
          </w:rPr>
          <w:delText>細胞</w:delText>
        </w:r>
      </w:del>
      <w:r w:rsidRPr="00D34731">
        <w:rPr>
          <w:rFonts w:ascii="標楷體" w:eastAsia="標楷體" w:hAnsi="標楷體" w:hint="eastAsia"/>
          <w:sz w:val="20"/>
          <w:szCs w:val="20"/>
        </w:rPr>
        <w:t>細胞內蛋白質總量表現。</w:t>
      </w:r>
    </w:p>
    <w:p w:rsidR="000D263B" w:rsidRPr="00D34731" w:rsidRDefault="000D263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7.</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D)如按照抗癌免疫力產生的順序放射治療</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RT</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與</w:t>
      </w:r>
      <w:r w:rsidR="00EB2091" w:rsidRPr="00D34731">
        <w:rPr>
          <w:rFonts w:ascii="標楷體" w:eastAsia="標楷體" w:hAnsi="標楷體" w:hint="eastAsia"/>
          <w:sz w:val="20"/>
          <w:szCs w:val="20"/>
          <w:highlight w:val="yellow"/>
        </w:rPr>
        <w:t>im</w:t>
      </w:r>
      <w:ins w:id="15" w:author="user" w:date="2017-11-08T11:00:00Z">
        <w:r w:rsidR="008D7B22">
          <w:rPr>
            <w:rFonts w:ascii="標楷體" w:eastAsia="標楷體" w:hAnsi="標楷體" w:hint="eastAsia"/>
            <w:sz w:val="20"/>
            <w:szCs w:val="20"/>
          </w:rPr>
          <w:t>mune</w:t>
        </w:r>
      </w:ins>
      <w:r w:rsidR="00EB2091" w:rsidRPr="00D34731">
        <w:rPr>
          <w:rFonts w:ascii="標楷體" w:eastAsia="標楷體" w:hAnsi="標楷體" w:hint="eastAsia"/>
          <w:sz w:val="20"/>
          <w:szCs w:val="20"/>
        </w:rPr>
        <w:t xml:space="preserve"> </w:t>
      </w:r>
      <w:proofErr w:type="spellStart"/>
      <w:r w:rsidRPr="00D34731">
        <w:rPr>
          <w:rFonts w:ascii="標楷體" w:eastAsia="標楷體" w:hAnsi="標楷體" w:hint="eastAsia"/>
          <w:sz w:val="20"/>
          <w:szCs w:val="20"/>
        </w:rPr>
        <w:t>cheekpoint</w:t>
      </w:r>
      <w:proofErr w:type="spellEnd"/>
      <w:r w:rsidRPr="00D34731">
        <w:rPr>
          <w:rFonts w:ascii="標楷體" w:eastAsia="標楷體" w:hAnsi="標楷體" w:hint="eastAsia"/>
          <w:sz w:val="20"/>
          <w:szCs w:val="20"/>
        </w:rPr>
        <w:t xml:space="preserve"> 抑制劑</w:t>
      </w:r>
      <w:proofErr w:type="spellStart"/>
      <w:r w:rsidR="00A8744E" w:rsidRPr="00D34731">
        <w:rPr>
          <w:rFonts w:ascii="標楷體" w:eastAsia="標楷體" w:hAnsi="標楷體" w:hint="eastAsia"/>
          <w:sz w:val="20"/>
          <w:szCs w:val="20"/>
          <w:highlight w:val="yellow"/>
        </w:rPr>
        <w:t>pe</w:t>
      </w:r>
      <w:ins w:id="16" w:author="user" w:date="2017-11-08T11:01:00Z">
        <w:r w:rsidR="008D7B22">
          <w:rPr>
            <w:rFonts w:ascii="標楷體" w:eastAsia="標楷體" w:hAnsi="標楷體" w:hint="eastAsia"/>
            <w:sz w:val="20"/>
            <w:szCs w:val="20"/>
            <w:highlight w:val="yellow"/>
          </w:rPr>
          <w:t>mbrolizumab</w:t>
        </w:r>
      </w:ins>
      <w:proofErr w:type="spellEnd"/>
      <w:del w:id="17" w:author="user" w:date="2017-11-08T11:01:00Z">
        <w:r w:rsidR="00A8744E" w:rsidRPr="00D34731" w:rsidDel="008D7B22">
          <w:rPr>
            <w:rFonts w:ascii="標楷體" w:eastAsia="標楷體" w:hAnsi="標楷體" w:hint="eastAsia"/>
            <w:sz w:val="20"/>
            <w:szCs w:val="20"/>
            <w:highlight w:val="yellow"/>
          </w:rPr>
          <w:delText>r</w:delText>
        </w:r>
      </w:del>
      <w:r w:rsidRPr="00D34731">
        <w:rPr>
          <w:rFonts w:ascii="標楷體" w:eastAsia="標楷體" w:hAnsi="標楷體" w:hint="eastAsia"/>
          <w:sz w:val="20"/>
          <w:szCs w:val="20"/>
        </w:rPr>
        <w:t>與</w:t>
      </w:r>
      <w:del w:id="18" w:author="user" w:date="2017-11-08T11:01:00Z">
        <w:r w:rsidR="00A8744E" w:rsidRPr="00D34731" w:rsidDel="008D7B22">
          <w:rPr>
            <w:rFonts w:ascii="標楷體" w:eastAsia="標楷體" w:hAnsi="標楷體" w:hint="eastAsia"/>
            <w:sz w:val="20"/>
            <w:szCs w:val="20"/>
            <w:highlight w:val="yellow"/>
          </w:rPr>
          <w:delText>l</w:delText>
        </w:r>
      </w:del>
      <w:proofErr w:type="spellStart"/>
      <w:r w:rsidR="00A8744E" w:rsidRPr="00D34731">
        <w:rPr>
          <w:rFonts w:ascii="標楷體" w:eastAsia="標楷體" w:hAnsi="標楷體" w:hint="eastAsia"/>
          <w:sz w:val="20"/>
          <w:szCs w:val="20"/>
          <w:highlight w:val="yellow"/>
        </w:rPr>
        <w:t>ipi</w:t>
      </w:r>
      <w:ins w:id="19" w:author="user" w:date="2017-11-08T11:01:00Z">
        <w:r w:rsidR="008D7B22">
          <w:rPr>
            <w:rFonts w:ascii="標楷體" w:eastAsia="標楷體" w:hAnsi="標楷體" w:hint="eastAsia"/>
            <w:sz w:val="20"/>
            <w:szCs w:val="20"/>
          </w:rPr>
          <w:t>limumab</w:t>
        </w:r>
      </w:ins>
      <w:proofErr w:type="spellEnd"/>
      <w:r w:rsidRPr="00D34731">
        <w:rPr>
          <w:rFonts w:ascii="標楷體" w:eastAsia="標楷體" w:hAnsi="標楷體" w:hint="eastAsia"/>
          <w:sz w:val="20"/>
          <w:szCs w:val="20"/>
        </w:rPr>
        <w:t>副作用的順序為何？</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sz w:val="20"/>
          <w:szCs w:val="20"/>
        </w:rPr>
        <w:t>A)</w:t>
      </w:r>
      <w:r w:rsidR="006045E0" w:rsidRPr="00D34731">
        <w:rPr>
          <w:rFonts w:ascii="標楷體" w:eastAsia="標楷體" w:hAnsi="標楷體"/>
          <w:sz w:val="20"/>
          <w:szCs w:val="20"/>
        </w:rPr>
        <w:t xml:space="preserve"> RT</w:t>
      </w:r>
      <w:r w:rsidR="006045E0" w:rsidRPr="00D34731">
        <w:rPr>
          <w:rFonts w:ascii="標楷體" w:eastAsia="標楷體" w:hAnsi="標楷體" w:hint="eastAsia"/>
          <w:sz w:val="20"/>
          <w:szCs w:val="20"/>
        </w:rPr>
        <w:t>→</w:t>
      </w:r>
      <w:r w:rsidR="006045E0" w:rsidRPr="00D34731">
        <w:rPr>
          <w:rFonts w:ascii="標楷體" w:eastAsia="標楷體" w:hAnsi="標楷體" w:hint="eastAsia"/>
          <w:sz w:val="20"/>
          <w:szCs w:val="20"/>
          <w:highlight w:val="yellow"/>
        </w:rPr>
        <w:t>*</w:t>
      </w:r>
      <w:ins w:id="20" w:author="user" w:date="2017-11-08T11:34:00Z">
        <w:r w:rsidR="00EE1258" w:rsidRPr="00EE1258">
          <w:rPr>
            <w:rFonts w:ascii="標楷體" w:eastAsia="標楷體" w:hAnsi="標楷體" w:hint="eastAsia"/>
            <w:sz w:val="20"/>
            <w:szCs w:val="20"/>
          </w:rPr>
          <w:t xml:space="preserve"> </w:t>
        </w:r>
        <w:proofErr w:type="spellStart"/>
        <w:r w:rsidR="00EE1258">
          <w:rPr>
            <w:rFonts w:ascii="標楷體" w:eastAsia="標楷體" w:hAnsi="標楷體" w:hint="eastAsia"/>
            <w:sz w:val="20"/>
            <w:szCs w:val="20"/>
          </w:rPr>
          <w:t>pembrolizumab</w:t>
        </w:r>
      </w:ins>
      <w:proofErr w:type="spellEnd"/>
      <w:r w:rsidR="006045E0" w:rsidRPr="00D34731">
        <w:rPr>
          <w:rFonts w:ascii="標楷體" w:eastAsia="標楷體" w:hAnsi="標楷體" w:hint="eastAsia"/>
          <w:sz w:val="20"/>
          <w:szCs w:val="20"/>
        </w:rPr>
        <w:t>→</w:t>
      </w:r>
      <w:r w:rsidR="006045E0" w:rsidRPr="00D34731">
        <w:rPr>
          <w:rFonts w:ascii="標楷體" w:eastAsia="標楷體" w:hAnsi="標楷體" w:hint="eastAsia"/>
          <w:sz w:val="20"/>
          <w:szCs w:val="20"/>
          <w:highlight w:val="yellow"/>
        </w:rPr>
        <w:t>*</w:t>
      </w:r>
      <w:ins w:id="21" w:author="user" w:date="2017-11-08T11:34:00Z">
        <w:r w:rsidR="00EE1258" w:rsidRPr="00EE1258">
          <w:rPr>
            <w:rFonts w:ascii="標楷體" w:eastAsia="標楷體" w:hAnsi="標楷體" w:hint="eastAsia"/>
            <w:sz w:val="20"/>
            <w:szCs w:val="20"/>
            <w:highlight w:val="yellow"/>
          </w:rPr>
          <w:t xml:space="preserve"> </w:t>
        </w:r>
        <w:proofErr w:type="spellStart"/>
        <w:r w:rsidR="00EE1258">
          <w:rPr>
            <w:rFonts w:ascii="標楷體" w:eastAsia="標楷體" w:hAnsi="標楷體" w:hint="eastAsia"/>
            <w:sz w:val="20"/>
            <w:szCs w:val="20"/>
            <w:highlight w:val="yellow"/>
          </w:rPr>
          <w:t>ipilimumab</w:t>
        </w:r>
      </w:ins>
      <w:proofErr w:type="spellEnd"/>
    </w:p>
    <w:p w:rsidR="000D263B" w:rsidRPr="00D34731" w:rsidRDefault="006045E0" w:rsidP="00D34731">
      <w:pPr>
        <w:spacing w:line="276" w:lineRule="auto"/>
        <w:ind w:firstLineChars="236" w:firstLine="472"/>
        <w:jc w:val="left"/>
        <w:rPr>
          <w:rFonts w:ascii="標楷體" w:eastAsia="標楷體" w:hAnsi="標楷體"/>
          <w:sz w:val="20"/>
          <w:szCs w:val="20"/>
        </w:rPr>
      </w:pPr>
      <w:r w:rsidRPr="00D34731">
        <w:rPr>
          <w:rFonts w:ascii="Segoe UI Symbol" w:eastAsia="標楷體" w:hAnsi="Segoe UI Symbol" w:cs="Segoe UI Symbol" w:hint="eastAsia"/>
          <w:sz w:val="20"/>
          <w:szCs w:val="20"/>
        </w:rPr>
        <w:t xml:space="preserve">B) </w:t>
      </w:r>
      <w:r w:rsidRPr="00D34731">
        <w:rPr>
          <w:rFonts w:ascii="Segoe UI Symbol" w:eastAsia="標楷體" w:hAnsi="Segoe UI Symbol" w:cs="Segoe UI Symbol" w:hint="eastAsia"/>
          <w:sz w:val="20"/>
          <w:szCs w:val="20"/>
          <w:highlight w:val="yellow"/>
        </w:rPr>
        <w:t>*</w:t>
      </w:r>
      <w:ins w:id="22" w:author="user" w:date="2017-11-08T11:34:00Z">
        <w:r w:rsidR="00EE1258" w:rsidRPr="00EE1258">
          <w:rPr>
            <w:rFonts w:ascii="標楷體" w:eastAsia="標楷體" w:hAnsi="標楷體" w:hint="eastAsia"/>
            <w:sz w:val="20"/>
            <w:szCs w:val="20"/>
          </w:rPr>
          <w:t xml:space="preserve"> </w:t>
        </w:r>
        <w:proofErr w:type="spellStart"/>
        <w:r w:rsidR="00EE1258">
          <w:rPr>
            <w:rFonts w:ascii="標楷體" w:eastAsia="標楷體" w:hAnsi="標楷體" w:hint="eastAsia"/>
            <w:sz w:val="20"/>
            <w:szCs w:val="20"/>
          </w:rPr>
          <w:t>pembrolizumab</w:t>
        </w:r>
      </w:ins>
      <w:proofErr w:type="spellEnd"/>
      <w:r w:rsidRPr="00D34731">
        <w:rPr>
          <w:rFonts w:ascii="Segoe UI Symbol" w:eastAsia="標楷體" w:hAnsi="Segoe UI Symbol" w:cs="Segoe UI Symbol" w:hint="eastAsia"/>
          <w:sz w:val="20"/>
          <w:szCs w:val="20"/>
        </w:rPr>
        <w:t>→</w:t>
      </w:r>
      <w:r w:rsidRPr="00D34731">
        <w:rPr>
          <w:rFonts w:ascii="Segoe UI Symbol" w:eastAsia="標楷體" w:hAnsi="Segoe UI Symbol" w:cs="Segoe UI Symbol" w:hint="eastAsia"/>
          <w:sz w:val="20"/>
          <w:szCs w:val="20"/>
        </w:rPr>
        <w:t>RT</w:t>
      </w:r>
      <w:r w:rsidRPr="00D34731">
        <w:rPr>
          <w:rFonts w:ascii="標楷體" w:eastAsia="標楷體" w:hAnsi="標楷體" w:hint="eastAsia"/>
          <w:sz w:val="20"/>
          <w:szCs w:val="20"/>
        </w:rPr>
        <w:t>→</w:t>
      </w:r>
      <w:r w:rsidRPr="00D34731">
        <w:rPr>
          <w:rFonts w:ascii="標楷體" w:eastAsia="標楷體" w:hAnsi="標楷體" w:hint="eastAsia"/>
          <w:sz w:val="20"/>
          <w:szCs w:val="20"/>
          <w:highlight w:val="yellow"/>
        </w:rPr>
        <w:t>*</w:t>
      </w:r>
      <w:ins w:id="23" w:author="user" w:date="2017-11-08T11:34:00Z">
        <w:r w:rsidR="00EE1258" w:rsidRPr="00EE1258">
          <w:rPr>
            <w:rFonts w:ascii="標楷體" w:eastAsia="標楷體" w:hAnsi="標楷體" w:hint="eastAsia"/>
            <w:sz w:val="20"/>
            <w:szCs w:val="20"/>
            <w:highlight w:val="yellow"/>
          </w:rPr>
          <w:t xml:space="preserve"> </w:t>
        </w:r>
        <w:proofErr w:type="spellStart"/>
        <w:r w:rsidR="00EE1258">
          <w:rPr>
            <w:rFonts w:ascii="標楷體" w:eastAsia="標楷體" w:hAnsi="標楷體" w:hint="eastAsia"/>
            <w:sz w:val="20"/>
            <w:szCs w:val="20"/>
            <w:highlight w:val="yellow"/>
          </w:rPr>
          <w:t>ipilimumab</w:t>
        </w:r>
      </w:ins>
      <w:proofErr w:type="spellEnd"/>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sz w:val="20"/>
          <w:szCs w:val="20"/>
        </w:rPr>
        <w:t>C)</w:t>
      </w:r>
      <w:r w:rsidR="006045E0" w:rsidRPr="00D34731">
        <w:rPr>
          <w:rFonts w:ascii="Segoe UI Symbol" w:eastAsia="標楷體" w:hAnsi="Segoe UI Symbol" w:cs="Segoe UI Symbol" w:hint="eastAsia"/>
          <w:sz w:val="20"/>
          <w:szCs w:val="20"/>
        </w:rPr>
        <w:t xml:space="preserve"> </w:t>
      </w:r>
      <w:r w:rsidR="006045E0" w:rsidRPr="00D34731">
        <w:rPr>
          <w:rFonts w:ascii="Segoe UI Symbol" w:eastAsia="標楷體" w:hAnsi="Segoe UI Symbol" w:cs="Segoe UI Symbol" w:hint="eastAsia"/>
          <w:sz w:val="20"/>
          <w:szCs w:val="20"/>
          <w:highlight w:val="yellow"/>
        </w:rPr>
        <w:t>*</w:t>
      </w:r>
      <w:ins w:id="24" w:author="user" w:date="2017-11-08T11:34:00Z">
        <w:r w:rsidR="00EE1258" w:rsidRPr="00EE1258">
          <w:rPr>
            <w:rFonts w:ascii="標楷體" w:eastAsia="標楷體" w:hAnsi="標楷體" w:hint="eastAsia"/>
            <w:sz w:val="20"/>
            <w:szCs w:val="20"/>
            <w:highlight w:val="yellow"/>
          </w:rPr>
          <w:t xml:space="preserve"> </w:t>
        </w:r>
        <w:proofErr w:type="spellStart"/>
        <w:r w:rsidR="00EE1258">
          <w:rPr>
            <w:rFonts w:ascii="標楷體" w:eastAsia="標楷體" w:hAnsi="標楷體" w:hint="eastAsia"/>
            <w:sz w:val="20"/>
            <w:szCs w:val="20"/>
            <w:highlight w:val="yellow"/>
          </w:rPr>
          <w:t>ipilimumab</w:t>
        </w:r>
      </w:ins>
      <w:proofErr w:type="spellEnd"/>
      <w:r w:rsidR="006045E0" w:rsidRPr="00D34731">
        <w:rPr>
          <w:rFonts w:ascii="Segoe UI Symbol" w:eastAsia="標楷體" w:hAnsi="Segoe UI Symbol" w:cs="Segoe UI Symbol" w:hint="eastAsia"/>
          <w:sz w:val="20"/>
          <w:szCs w:val="20"/>
        </w:rPr>
        <w:t>→</w:t>
      </w:r>
      <w:r w:rsidR="006045E0" w:rsidRPr="00D34731">
        <w:rPr>
          <w:rFonts w:ascii="Segoe UI Symbol" w:eastAsia="標楷體" w:hAnsi="Segoe UI Symbol" w:cs="Segoe UI Symbol" w:hint="eastAsia"/>
          <w:sz w:val="20"/>
          <w:szCs w:val="20"/>
        </w:rPr>
        <w:t>RT</w:t>
      </w:r>
      <w:r w:rsidR="006045E0" w:rsidRPr="00D34731">
        <w:rPr>
          <w:rFonts w:ascii="標楷體" w:eastAsia="標楷體" w:hAnsi="標楷體" w:hint="eastAsia"/>
          <w:sz w:val="20"/>
          <w:szCs w:val="20"/>
        </w:rPr>
        <w:t>→</w:t>
      </w:r>
      <w:r w:rsidR="006045E0" w:rsidRPr="00D34731">
        <w:rPr>
          <w:rFonts w:ascii="標楷體" w:eastAsia="標楷體" w:hAnsi="標楷體" w:hint="eastAsia"/>
          <w:sz w:val="20"/>
          <w:szCs w:val="20"/>
          <w:highlight w:val="yellow"/>
        </w:rPr>
        <w:t>*</w:t>
      </w:r>
      <w:ins w:id="25" w:author="user" w:date="2017-11-08T11:34:00Z">
        <w:r w:rsidR="00EE1258" w:rsidRPr="00EE1258">
          <w:rPr>
            <w:rFonts w:ascii="標楷體" w:eastAsia="標楷體" w:hAnsi="標楷體" w:hint="eastAsia"/>
            <w:sz w:val="20"/>
            <w:szCs w:val="20"/>
          </w:rPr>
          <w:t xml:space="preserve"> </w:t>
        </w:r>
        <w:proofErr w:type="spellStart"/>
        <w:r w:rsidR="00EE1258">
          <w:rPr>
            <w:rFonts w:ascii="標楷體" w:eastAsia="標楷體" w:hAnsi="標楷體" w:hint="eastAsia"/>
            <w:sz w:val="20"/>
            <w:szCs w:val="20"/>
          </w:rPr>
          <w:t>pembrolizumab</w:t>
        </w:r>
      </w:ins>
      <w:proofErr w:type="spellEnd"/>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sz w:val="20"/>
          <w:szCs w:val="20"/>
        </w:rPr>
        <w:t>D)</w:t>
      </w:r>
      <w:r w:rsidR="006045E0" w:rsidRPr="00D34731">
        <w:rPr>
          <w:rFonts w:ascii="標楷體" w:eastAsia="標楷體" w:hAnsi="標楷體"/>
          <w:sz w:val="20"/>
          <w:szCs w:val="20"/>
        </w:rPr>
        <w:t xml:space="preserve"> RT</w:t>
      </w:r>
      <w:r w:rsidR="006045E0" w:rsidRPr="00D34731">
        <w:rPr>
          <w:rFonts w:ascii="標楷體" w:eastAsia="標楷體" w:hAnsi="標楷體" w:hint="eastAsia"/>
          <w:sz w:val="20"/>
          <w:szCs w:val="20"/>
        </w:rPr>
        <w:t>→</w:t>
      </w:r>
      <w:proofErr w:type="spellStart"/>
      <w:ins w:id="26" w:author="user" w:date="2017-11-08T11:01:00Z">
        <w:r w:rsidR="008D7B22">
          <w:rPr>
            <w:rFonts w:ascii="標楷體" w:eastAsia="標楷體" w:hAnsi="標楷體" w:hint="eastAsia"/>
            <w:sz w:val="20"/>
            <w:szCs w:val="20"/>
            <w:highlight w:val="yellow"/>
          </w:rPr>
          <w:t>ipilimumab</w:t>
        </w:r>
      </w:ins>
      <w:proofErr w:type="spellEnd"/>
      <w:del w:id="27" w:author="user" w:date="2017-11-08T11:01:00Z">
        <w:r w:rsidR="006045E0" w:rsidRPr="00D34731" w:rsidDel="008D7B22">
          <w:rPr>
            <w:rFonts w:ascii="標楷體" w:eastAsia="標楷體" w:hAnsi="標楷體" w:hint="eastAsia"/>
            <w:sz w:val="20"/>
            <w:szCs w:val="20"/>
            <w:highlight w:val="yellow"/>
          </w:rPr>
          <w:delText>*</w:delText>
        </w:r>
      </w:del>
      <w:r w:rsidR="006045E0" w:rsidRPr="00D34731">
        <w:rPr>
          <w:rFonts w:ascii="標楷體" w:eastAsia="標楷體" w:hAnsi="標楷體" w:hint="eastAsia"/>
          <w:sz w:val="20"/>
          <w:szCs w:val="20"/>
        </w:rPr>
        <w:t>→</w:t>
      </w:r>
      <w:r w:rsidR="006045E0" w:rsidRPr="00D34731">
        <w:rPr>
          <w:rFonts w:ascii="標楷體" w:eastAsia="標楷體" w:hAnsi="標楷體" w:hint="eastAsia"/>
          <w:sz w:val="20"/>
          <w:szCs w:val="20"/>
          <w:highlight w:val="yellow"/>
        </w:rPr>
        <w:t>*</w:t>
      </w:r>
      <w:proofErr w:type="spellStart"/>
      <w:ins w:id="28" w:author="user" w:date="2017-11-08T11:01:00Z">
        <w:r w:rsidR="008D7B22">
          <w:rPr>
            <w:rFonts w:ascii="標楷體" w:eastAsia="標楷體" w:hAnsi="標楷體" w:hint="eastAsia"/>
            <w:sz w:val="20"/>
            <w:szCs w:val="20"/>
          </w:rPr>
          <w:t>pembrolizumab</w:t>
        </w:r>
      </w:ins>
      <w:proofErr w:type="spellEnd"/>
    </w:p>
    <w:p w:rsidR="000D263B" w:rsidRPr="00D34731" w:rsidRDefault="000D263B"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8.(D)有關免疫治療的敘述，下列何者正確？</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A)Anti-PID的治療，可減少腫瘤細胞表面PID分子對淋巴球的影響。</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B)Anti-CTLA</w:t>
      </w:r>
      <w:r w:rsidR="00191CE1" w:rsidRPr="00D34731">
        <w:rPr>
          <w:rFonts w:ascii="標楷體" w:eastAsia="標楷體" w:hAnsi="標楷體" w:hint="eastAsia"/>
          <w:sz w:val="20"/>
          <w:szCs w:val="20"/>
          <w:vertAlign w:val="superscript"/>
        </w:rPr>
        <w:t>4</w:t>
      </w:r>
      <w:r w:rsidRPr="00D34731">
        <w:rPr>
          <w:rFonts w:ascii="標楷體" w:eastAsia="標楷體" w:hAnsi="標楷體" w:hint="eastAsia"/>
          <w:sz w:val="20"/>
          <w:szCs w:val="20"/>
        </w:rPr>
        <w:t>的治療，可增強樹突細胞（dendritic cell ）的抗原表現。</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C)放射線誘發腫瘤細胞</w:t>
      </w:r>
      <w:r w:rsidR="008B2D81" w:rsidRPr="00D34731">
        <w:rPr>
          <w:rFonts w:ascii="標楷體" w:eastAsia="標楷體" w:hAnsi="標楷體" w:hint="eastAsia"/>
          <w:sz w:val="20"/>
          <w:szCs w:val="20"/>
          <w:highlight w:val="yellow"/>
        </w:rPr>
        <w:t>ap</w:t>
      </w:r>
      <w:ins w:id="29" w:author="user" w:date="2017-11-08T11:02:00Z">
        <w:r w:rsidR="008D7B22">
          <w:rPr>
            <w:rFonts w:ascii="標楷體" w:eastAsia="標楷體" w:hAnsi="標楷體" w:hint="eastAsia"/>
            <w:sz w:val="20"/>
            <w:szCs w:val="20"/>
          </w:rPr>
          <w:t>optosis</w:t>
        </w:r>
      </w:ins>
      <w:r w:rsidRPr="00D34731">
        <w:rPr>
          <w:rFonts w:ascii="標楷體" w:eastAsia="標楷體" w:hAnsi="標楷體" w:hint="eastAsia"/>
          <w:sz w:val="20"/>
          <w:szCs w:val="20"/>
        </w:rPr>
        <w:t>，可做為良好的抗原來源。</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D)Anti-CTLA</w:t>
      </w:r>
      <w:r w:rsidRPr="00D34731">
        <w:rPr>
          <w:rFonts w:ascii="標楷體" w:eastAsia="標楷體" w:hAnsi="標楷體" w:hint="eastAsia"/>
          <w:sz w:val="20"/>
          <w:szCs w:val="20"/>
          <w:vertAlign w:val="superscript"/>
        </w:rPr>
        <w:t>4</w:t>
      </w:r>
      <w:r w:rsidRPr="00D34731">
        <w:rPr>
          <w:rFonts w:ascii="標楷體" w:eastAsia="標楷體" w:hAnsi="標楷體" w:hint="eastAsia"/>
          <w:sz w:val="20"/>
          <w:szCs w:val="20"/>
        </w:rPr>
        <w:t>的治療，可使CD25與B7分子之間的反應，維持更久。</w:t>
      </w:r>
    </w:p>
    <w:p w:rsidR="000D263B" w:rsidRPr="00D34731" w:rsidRDefault="000D263B"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9.(D)關於中子射線與X-ray生物特性的比較，何者正確？</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A)中子射線的OER比較大</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B)中子射線對細胞週期敏感度的差異比較大</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C)中子射線的潛在傷害修復</w:t>
      </w:r>
      <w:r w:rsidR="00A832B4" w:rsidRPr="00D34731">
        <w:rPr>
          <w:rFonts w:ascii="標楷體" w:eastAsia="標楷體" w:hAnsi="標楷體" w:hint="eastAsia"/>
          <w:sz w:val="20"/>
          <w:szCs w:val="20"/>
        </w:rPr>
        <w:t>(</w:t>
      </w:r>
      <w:proofErr w:type="spellStart"/>
      <w:ins w:id="30" w:author="user" w:date="2017-11-08T11:02:00Z">
        <w:r w:rsidR="008D7B22">
          <w:rPr>
            <w:rFonts w:ascii="標楷體" w:eastAsia="標楷體" w:hAnsi="標楷體" w:hint="eastAsia"/>
            <w:sz w:val="20"/>
            <w:szCs w:val="20"/>
            <w:highlight w:val="yellow"/>
          </w:rPr>
          <w:t>sub</w:t>
        </w:r>
      </w:ins>
      <w:del w:id="31" w:author="user" w:date="2017-11-08T11:02:00Z">
        <w:r w:rsidR="00A832B4" w:rsidRPr="00D34731" w:rsidDel="008D7B22">
          <w:rPr>
            <w:rFonts w:ascii="標楷體" w:eastAsia="標楷體" w:hAnsi="標楷體" w:hint="eastAsia"/>
            <w:sz w:val="20"/>
            <w:szCs w:val="20"/>
            <w:highlight w:val="yellow"/>
          </w:rPr>
          <w:delText xml:space="preserve">p </w:delText>
        </w:r>
      </w:del>
      <w:r w:rsidR="00A832B4" w:rsidRPr="00D34731">
        <w:rPr>
          <w:rFonts w:ascii="標楷體" w:eastAsia="標楷體" w:hAnsi="標楷體" w:hint="eastAsia"/>
          <w:sz w:val="20"/>
          <w:szCs w:val="20"/>
          <w:highlight w:val="yellow"/>
        </w:rPr>
        <w:t>lethal</w:t>
      </w:r>
      <w:proofErr w:type="spellEnd"/>
      <w:r w:rsidR="00A832B4" w:rsidRPr="00D34731">
        <w:rPr>
          <w:rFonts w:ascii="標楷體" w:eastAsia="標楷體" w:hAnsi="標楷體" w:hint="eastAsia"/>
          <w:sz w:val="20"/>
          <w:szCs w:val="20"/>
          <w:highlight w:val="yellow"/>
        </w:rPr>
        <w:t xml:space="preserve"> repair</w:t>
      </w:r>
      <w:r w:rsidR="00A832B4" w:rsidRPr="00D34731">
        <w:rPr>
          <w:rFonts w:ascii="標楷體" w:eastAsia="標楷體" w:hAnsi="標楷體" w:hint="eastAsia"/>
          <w:sz w:val="20"/>
          <w:szCs w:val="20"/>
        </w:rPr>
        <w:t>)比較明顯</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hint="eastAsia"/>
          <w:sz w:val="20"/>
          <w:szCs w:val="20"/>
        </w:rPr>
        <w:t>D)中子射線對增強緩慢腫瘤的RBE比較大</w:t>
      </w:r>
    </w:p>
    <w:p w:rsidR="000D263B" w:rsidRPr="00D34731" w:rsidRDefault="000D263B"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10.(B)以下關於DNA require 機制及其相關敘述何者正確？</w:t>
      </w:r>
    </w:p>
    <w:p w:rsidR="000D263B" w:rsidRPr="00D34731" w:rsidRDefault="000D263B" w:rsidP="00D34731">
      <w:pPr>
        <w:spacing w:line="276" w:lineRule="auto"/>
        <w:ind w:firstLineChars="236" w:firstLine="472"/>
        <w:jc w:val="left"/>
        <w:rPr>
          <w:rFonts w:ascii="標楷體" w:eastAsia="標楷體" w:hAnsi="標楷體"/>
          <w:sz w:val="20"/>
          <w:szCs w:val="20"/>
        </w:rPr>
      </w:pPr>
      <w:r w:rsidRPr="00D34731">
        <w:rPr>
          <w:rFonts w:ascii="標楷體" w:eastAsia="標楷體" w:hAnsi="標楷體"/>
          <w:sz w:val="20"/>
          <w:szCs w:val="20"/>
        </w:rPr>
        <w:t>A)</w:t>
      </w:r>
      <w:r w:rsidR="006263C6" w:rsidRPr="00D34731">
        <w:rPr>
          <w:rFonts w:ascii="標楷體" w:eastAsia="標楷體" w:hAnsi="標楷體" w:hint="eastAsia"/>
          <w:sz w:val="20"/>
          <w:szCs w:val="20"/>
          <w:highlight w:val="yellow"/>
        </w:rPr>
        <w:t>*</w:t>
      </w:r>
      <w:r w:rsidR="006263C6" w:rsidRPr="00D34731">
        <w:rPr>
          <w:rFonts w:ascii="標楷體" w:eastAsia="標楷體" w:hAnsi="標楷體" w:hint="eastAsia"/>
          <w:sz w:val="20"/>
          <w:szCs w:val="20"/>
        </w:rPr>
        <w:t>(HR)主要是發生在GI p</w:t>
      </w:r>
      <w:ins w:id="32" w:author="user" w:date="2017-11-08T11:35:00Z">
        <w:r w:rsidR="00EE1258">
          <w:rPr>
            <w:rFonts w:ascii="標楷體" w:eastAsia="標楷體" w:hAnsi="標楷體" w:hint="eastAsia"/>
            <w:sz w:val="20"/>
            <w:szCs w:val="20"/>
          </w:rPr>
          <w:t>h</w:t>
        </w:r>
      </w:ins>
      <w:r w:rsidR="006263C6" w:rsidRPr="00D34731">
        <w:rPr>
          <w:rFonts w:ascii="標楷體" w:eastAsia="標楷體" w:hAnsi="標楷體" w:hint="eastAsia"/>
          <w:sz w:val="20"/>
          <w:szCs w:val="20"/>
        </w:rPr>
        <w:t>ase</w:t>
      </w:r>
    </w:p>
    <w:p w:rsidR="000D263B" w:rsidRPr="00D34731" w:rsidRDefault="00EC480F" w:rsidP="00D34731">
      <w:pPr>
        <w:spacing w:line="276" w:lineRule="auto"/>
        <w:ind w:leftChars="236" w:left="802" w:hangingChars="118" w:hanging="236"/>
        <w:jc w:val="left"/>
        <w:rPr>
          <w:rFonts w:ascii="標楷體" w:eastAsia="標楷體" w:hAnsi="標楷體"/>
          <w:sz w:val="20"/>
          <w:szCs w:val="20"/>
        </w:rPr>
      </w:pPr>
      <w:r w:rsidRPr="00D34731">
        <w:rPr>
          <w:rFonts w:ascii="Segoe UI Symbol" w:eastAsia="標楷體" w:hAnsi="Segoe UI Symbol" w:cs="Segoe UI Symbol" w:hint="eastAsia"/>
          <w:sz w:val="20"/>
          <w:szCs w:val="20"/>
        </w:rPr>
        <w:t>B)</w:t>
      </w:r>
      <w:r w:rsidRPr="00D34731">
        <w:rPr>
          <w:rFonts w:ascii="Segoe UI Symbol" w:eastAsia="標楷體" w:hAnsi="Segoe UI Symbol" w:cs="Segoe UI Symbol" w:hint="eastAsia"/>
          <w:sz w:val="20"/>
          <w:szCs w:val="20"/>
          <w:highlight w:val="yellow"/>
        </w:rPr>
        <w:t>poly-ADP ribose poly</w:t>
      </w:r>
      <w:ins w:id="33" w:author="user" w:date="2017-11-08T11:35:00Z">
        <w:r w:rsidR="00EE1258">
          <w:rPr>
            <w:rFonts w:ascii="Segoe UI Symbol" w:eastAsia="標楷體" w:hAnsi="Segoe UI Symbol" w:cs="Segoe UI Symbol" w:hint="eastAsia"/>
            <w:sz w:val="20"/>
            <w:szCs w:val="20"/>
          </w:rPr>
          <w:t>merase</w:t>
        </w:r>
      </w:ins>
      <w:r w:rsidRPr="00D34731">
        <w:rPr>
          <w:rFonts w:ascii="Segoe UI Symbol" w:eastAsia="標楷體" w:hAnsi="Segoe UI Symbol" w:cs="Segoe UI Symbol" w:hint="eastAsia"/>
          <w:sz w:val="20"/>
          <w:szCs w:val="20"/>
        </w:rPr>
        <w:t>(PARP)</w:t>
      </w:r>
      <w:r w:rsidRPr="00D34731">
        <w:rPr>
          <w:rFonts w:ascii="Segoe UI Symbol" w:eastAsia="標楷體" w:hAnsi="Segoe UI Symbol" w:cs="Segoe UI Symbol" w:hint="eastAsia"/>
          <w:sz w:val="20"/>
          <w:szCs w:val="20"/>
        </w:rPr>
        <w:t>為偵測</w:t>
      </w:r>
      <w:r w:rsidRPr="00D34731">
        <w:rPr>
          <w:rFonts w:ascii="Segoe UI Symbol" w:eastAsia="標楷體" w:hAnsi="Segoe UI Symbol" w:cs="Segoe UI Symbol" w:hint="eastAsia"/>
          <w:sz w:val="20"/>
          <w:szCs w:val="20"/>
        </w:rPr>
        <w:t>DNA SSB</w:t>
      </w:r>
      <w:r w:rsidRPr="00D34731">
        <w:rPr>
          <w:rFonts w:ascii="Segoe UI Symbol" w:eastAsia="標楷體" w:hAnsi="Segoe UI Symbol" w:cs="Segoe UI Symbol" w:hint="eastAsia"/>
          <w:sz w:val="20"/>
          <w:szCs w:val="20"/>
        </w:rPr>
        <w:t>的蛋白質</w:t>
      </w:r>
      <w:r w:rsidRPr="00D34731">
        <w:rPr>
          <w:rFonts w:ascii="Segoe UI Symbol" w:eastAsia="標楷體" w:hAnsi="Segoe UI Symbol" w:cs="Segoe UI Symbol" w:hint="eastAsia"/>
          <w:sz w:val="20"/>
          <w:szCs w:val="20"/>
        </w:rPr>
        <w:t>.</w:t>
      </w:r>
      <w:r w:rsidRPr="00D34731">
        <w:rPr>
          <w:rFonts w:ascii="Segoe UI Symbol" w:eastAsia="標楷體" w:hAnsi="Segoe UI Symbol" w:cs="Segoe UI Symbol" w:hint="eastAsia"/>
          <w:sz w:val="20"/>
          <w:szCs w:val="20"/>
        </w:rPr>
        <w:t>照</w:t>
      </w:r>
      <w:r w:rsidRPr="00D34731">
        <w:rPr>
          <w:rFonts w:ascii="Segoe UI Symbol" w:eastAsia="標楷體" w:hAnsi="Segoe UI Symbol" w:cs="Segoe UI Symbol" w:hint="eastAsia"/>
          <w:sz w:val="20"/>
          <w:szCs w:val="20"/>
        </w:rPr>
        <w:t xml:space="preserve">PARP </w:t>
      </w:r>
      <w:proofErr w:type="spellStart"/>
      <w:r w:rsidR="00D851EC" w:rsidRPr="00D34731">
        <w:rPr>
          <w:rFonts w:ascii="Segoe UI Symbol" w:eastAsia="標楷體" w:hAnsi="Segoe UI Symbol" w:cs="Segoe UI Symbol" w:hint="eastAsia"/>
          <w:sz w:val="20"/>
          <w:szCs w:val="20"/>
        </w:rPr>
        <w:t>inhibior</w:t>
      </w:r>
      <w:proofErr w:type="spellEnd"/>
      <w:r w:rsidR="00D851EC" w:rsidRPr="00D34731">
        <w:rPr>
          <w:rFonts w:ascii="Segoe UI Symbol" w:eastAsia="標楷體" w:hAnsi="Segoe UI Symbol" w:cs="Segoe UI Symbol" w:hint="eastAsia"/>
          <w:sz w:val="20"/>
          <w:szCs w:val="20"/>
        </w:rPr>
        <w:t>來治療</w:t>
      </w:r>
      <w:r w:rsidR="00D851EC" w:rsidRPr="00D34731">
        <w:rPr>
          <w:rFonts w:ascii="Segoe UI Symbol" w:eastAsia="標楷體" w:hAnsi="Segoe UI Symbol" w:cs="Segoe UI Symbol" w:hint="eastAsia"/>
          <w:sz w:val="20"/>
          <w:szCs w:val="20"/>
        </w:rPr>
        <w:t>HR</w:t>
      </w:r>
      <w:r w:rsidR="00D851EC" w:rsidRPr="00D34731">
        <w:rPr>
          <w:rFonts w:ascii="Segoe UI Symbol" w:eastAsia="標楷體" w:hAnsi="Segoe UI Symbol" w:cs="Segoe UI Symbol" w:hint="eastAsia"/>
          <w:sz w:val="20"/>
          <w:szCs w:val="20"/>
        </w:rPr>
        <w:t>有缺陷</w:t>
      </w:r>
      <w:r w:rsidR="00D851EC" w:rsidRPr="00D34731">
        <w:rPr>
          <w:rFonts w:ascii="Segoe UI Symbol" w:eastAsia="標楷體" w:hAnsi="Segoe UI Symbol" w:cs="Segoe UI Symbol" w:hint="eastAsia"/>
          <w:sz w:val="20"/>
          <w:szCs w:val="20"/>
        </w:rPr>
        <w:t>(HR-deficient)</w:t>
      </w:r>
      <w:r w:rsidR="00D851EC" w:rsidRPr="00D34731">
        <w:rPr>
          <w:rFonts w:ascii="Segoe UI Symbol" w:eastAsia="標楷體" w:hAnsi="Segoe UI Symbol" w:cs="Segoe UI Symbol" w:hint="eastAsia"/>
          <w:sz w:val="20"/>
          <w:szCs w:val="20"/>
        </w:rPr>
        <w:t>的腫瘤特別有效</w:t>
      </w:r>
    </w:p>
    <w:p w:rsidR="000D263B" w:rsidRPr="00D34731" w:rsidRDefault="000D263B" w:rsidP="00D34731">
      <w:pPr>
        <w:spacing w:line="276" w:lineRule="auto"/>
        <w:ind w:leftChars="236" w:left="802" w:hangingChars="118" w:hanging="236"/>
        <w:jc w:val="left"/>
        <w:rPr>
          <w:rFonts w:ascii="標楷體" w:eastAsia="標楷體" w:hAnsi="標楷體"/>
          <w:sz w:val="20"/>
          <w:szCs w:val="20"/>
        </w:rPr>
      </w:pPr>
      <w:r w:rsidRPr="00D34731">
        <w:rPr>
          <w:rFonts w:ascii="標楷體" w:eastAsia="標楷體" w:hAnsi="標楷體"/>
          <w:sz w:val="20"/>
          <w:szCs w:val="20"/>
        </w:rPr>
        <w:t>C)</w:t>
      </w:r>
      <w:del w:id="34" w:author="user" w:date="2017-11-08T11:35:00Z">
        <w:r w:rsidR="00992122" w:rsidRPr="00D34731" w:rsidDel="00EE1258">
          <w:rPr>
            <w:rFonts w:ascii="標楷體" w:eastAsia="標楷體" w:hAnsi="標楷體" w:hint="eastAsia"/>
            <w:sz w:val="20"/>
            <w:szCs w:val="20"/>
            <w:highlight w:val="yellow"/>
          </w:rPr>
          <w:delText>ncientick eveision repair</w:delText>
        </w:r>
      </w:del>
      <w:r w:rsidR="00992122" w:rsidRPr="00D34731">
        <w:rPr>
          <w:rFonts w:ascii="標楷體" w:eastAsia="標楷體" w:hAnsi="標楷體" w:hint="eastAsia"/>
          <w:sz w:val="20"/>
          <w:szCs w:val="20"/>
        </w:rPr>
        <w:t xml:space="preserve"> (NER)突變會造成</w:t>
      </w:r>
      <w:ins w:id="35" w:author="user" w:date="2017-11-08T11:35:00Z">
        <w:r w:rsidR="00EE1258">
          <w:rPr>
            <w:rFonts w:ascii="標楷體" w:eastAsia="標楷體" w:hAnsi="標楷體" w:hint="eastAsia"/>
            <w:sz w:val="20"/>
            <w:szCs w:val="20"/>
            <w:highlight w:val="yellow"/>
          </w:rPr>
          <w:t xml:space="preserve">scleroderma </w:t>
        </w:r>
        <w:proofErr w:type="spellStart"/>
        <w:r w:rsidR="00EE1258">
          <w:rPr>
            <w:rFonts w:ascii="標楷體" w:eastAsia="標楷體" w:hAnsi="標楷體" w:hint="eastAsia"/>
            <w:sz w:val="20"/>
            <w:szCs w:val="20"/>
            <w:highlight w:val="yellow"/>
          </w:rPr>
          <w:t>pigmentos</w:t>
        </w:r>
      </w:ins>
      <w:ins w:id="36" w:author="user" w:date="2017-11-08T11:36:00Z">
        <w:r w:rsidR="00EE1258">
          <w:rPr>
            <w:rFonts w:ascii="標楷體" w:eastAsia="標楷體" w:hAnsi="標楷體" w:hint="eastAsia"/>
            <w:sz w:val="20"/>
            <w:szCs w:val="20"/>
            <w:highlight w:val="yellow"/>
          </w:rPr>
          <w:t>um</w:t>
        </w:r>
      </w:ins>
      <w:proofErr w:type="spellEnd"/>
      <w:del w:id="37" w:author="user" w:date="2017-11-08T11:35:00Z">
        <w:r w:rsidR="00992122" w:rsidRPr="00D34731" w:rsidDel="00EE1258">
          <w:rPr>
            <w:rFonts w:ascii="標楷體" w:eastAsia="標楷體" w:hAnsi="標楷體" w:hint="eastAsia"/>
            <w:sz w:val="20"/>
            <w:szCs w:val="20"/>
            <w:highlight w:val="yellow"/>
          </w:rPr>
          <w:delText>*</w:delText>
        </w:r>
      </w:del>
      <w:r w:rsidR="00992122" w:rsidRPr="00D34731">
        <w:rPr>
          <w:rFonts w:ascii="標楷體" w:eastAsia="標楷體" w:hAnsi="標楷體" w:hint="eastAsia"/>
          <w:sz w:val="20"/>
          <w:szCs w:val="20"/>
        </w:rPr>
        <w:t>患者會對紫外線特別敏感,並對游離輻射的敏感度也會增加</w:t>
      </w:r>
    </w:p>
    <w:p w:rsidR="00C61AF8" w:rsidRPr="00D34731" w:rsidRDefault="000D263B" w:rsidP="00D34731">
      <w:pPr>
        <w:spacing w:line="276" w:lineRule="auto"/>
        <w:ind w:leftChars="236" w:left="802" w:hangingChars="118" w:hanging="236"/>
        <w:jc w:val="left"/>
        <w:rPr>
          <w:rFonts w:ascii="標楷體" w:eastAsia="標楷體" w:hAnsi="標楷體"/>
          <w:sz w:val="20"/>
          <w:szCs w:val="20"/>
        </w:rPr>
      </w:pPr>
      <w:r w:rsidRPr="00D34731">
        <w:rPr>
          <w:rFonts w:ascii="標楷體" w:eastAsia="標楷體" w:hAnsi="標楷體"/>
          <w:sz w:val="20"/>
          <w:szCs w:val="20"/>
        </w:rPr>
        <w:t>D)</w:t>
      </w:r>
      <w:r w:rsidR="00556A0A" w:rsidRPr="00D34731">
        <w:rPr>
          <w:rFonts w:ascii="標楷體" w:eastAsia="標楷體" w:hAnsi="標楷體" w:hint="eastAsia"/>
          <w:sz w:val="20"/>
          <w:szCs w:val="20"/>
        </w:rPr>
        <w:t>DNA-</w:t>
      </w:r>
      <w:proofErr w:type="spellStart"/>
      <w:r w:rsidR="00556A0A" w:rsidRPr="00D34731">
        <w:rPr>
          <w:rFonts w:ascii="標楷體" w:eastAsia="標楷體" w:hAnsi="標楷體" w:hint="eastAsia"/>
          <w:sz w:val="20"/>
          <w:szCs w:val="20"/>
        </w:rPr>
        <w:t>PK</w:t>
      </w:r>
      <w:r w:rsidR="00510653" w:rsidRPr="00D34731">
        <w:rPr>
          <w:rFonts w:ascii="標楷體" w:eastAsia="標楷體" w:hAnsi="標楷體" w:hint="eastAsia"/>
          <w:sz w:val="20"/>
          <w:szCs w:val="20"/>
        </w:rPr>
        <w:t>c</w:t>
      </w:r>
      <w:r w:rsidR="00556A0A" w:rsidRPr="00D34731">
        <w:rPr>
          <w:rFonts w:ascii="標楷體" w:eastAsia="標楷體" w:hAnsi="標楷體" w:hint="eastAsia"/>
          <w:sz w:val="20"/>
          <w:szCs w:val="20"/>
        </w:rPr>
        <w:t>s</w:t>
      </w:r>
      <w:proofErr w:type="spellEnd"/>
      <w:r w:rsidR="00556A0A" w:rsidRPr="00D34731">
        <w:rPr>
          <w:rFonts w:ascii="標楷體" w:eastAsia="標楷體" w:hAnsi="標楷體" w:hint="eastAsia"/>
          <w:sz w:val="20"/>
          <w:szCs w:val="20"/>
        </w:rPr>
        <w:t>為餐與HR之重要</w:t>
      </w:r>
      <w:r w:rsidR="00556A0A" w:rsidRPr="00D34731">
        <w:rPr>
          <w:rFonts w:ascii="標楷體" w:eastAsia="標楷體" w:hAnsi="標楷體" w:hint="eastAsia"/>
          <w:sz w:val="20"/>
          <w:szCs w:val="20"/>
          <w:highlight w:val="yellow"/>
        </w:rPr>
        <w:t>protein kinase</w:t>
      </w:r>
      <w:r w:rsidR="00556A0A" w:rsidRPr="00D34731">
        <w:rPr>
          <w:rFonts w:ascii="標楷體" w:eastAsia="標楷體" w:hAnsi="標楷體" w:hint="eastAsia"/>
          <w:sz w:val="20"/>
          <w:szCs w:val="20"/>
        </w:rPr>
        <w:t xml:space="preserve"> </w:t>
      </w:r>
      <w:r w:rsidR="00510653" w:rsidRPr="00D34731">
        <w:rPr>
          <w:rFonts w:ascii="標楷體" w:eastAsia="標楷體" w:hAnsi="標楷體" w:hint="eastAsia"/>
          <w:sz w:val="20"/>
          <w:szCs w:val="20"/>
        </w:rPr>
        <w:t>, DNA-</w:t>
      </w:r>
      <w:proofErr w:type="spellStart"/>
      <w:r w:rsidR="00510653" w:rsidRPr="00D34731">
        <w:rPr>
          <w:rFonts w:ascii="標楷體" w:eastAsia="標楷體" w:hAnsi="標楷體" w:hint="eastAsia"/>
          <w:sz w:val="20"/>
          <w:szCs w:val="20"/>
        </w:rPr>
        <w:t>PKcs</w:t>
      </w:r>
      <w:proofErr w:type="spellEnd"/>
      <w:r w:rsidR="00510653" w:rsidRPr="00D34731">
        <w:rPr>
          <w:rFonts w:ascii="標楷體" w:eastAsia="標楷體" w:hAnsi="標楷體" w:hint="eastAsia"/>
          <w:sz w:val="20"/>
          <w:szCs w:val="20"/>
        </w:rPr>
        <w:t xml:space="preserve">的缺陷在老鼠身上會造成SCHD </w:t>
      </w:r>
      <w:r w:rsidR="00F2575A" w:rsidRPr="00D34731">
        <w:rPr>
          <w:rFonts w:ascii="標楷體" w:eastAsia="標楷體" w:hAnsi="標楷體"/>
          <w:sz w:val="20"/>
          <w:szCs w:val="20"/>
        </w:rPr>
        <w:t>syndro</w:t>
      </w:r>
      <w:r w:rsidR="00F2575A" w:rsidRPr="00D34731">
        <w:rPr>
          <w:rFonts w:ascii="標楷體" w:eastAsia="標楷體" w:hAnsi="標楷體" w:hint="eastAsia"/>
          <w:sz w:val="20"/>
          <w:szCs w:val="20"/>
        </w:rPr>
        <w:t>m</w:t>
      </w:r>
      <w:r w:rsidR="00510653" w:rsidRPr="00D34731">
        <w:rPr>
          <w:rFonts w:ascii="標楷體" w:eastAsia="標楷體" w:hAnsi="標楷體"/>
          <w:sz w:val="20"/>
          <w:szCs w:val="20"/>
        </w:rPr>
        <w:t>e</w:t>
      </w:r>
      <w:r w:rsidR="00510653" w:rsidRPr="00D34731">
        <w:rPr>
          <w:rFonts w:ascii="標楷體" w:eastAsia="標楷體" w:hAnsi="標楷體" w:hint="eastAsia"/>
          <w:sz w:val="20"/>
          <w:szCs w:val="20"/>
        </w:rPr>
        <w:t xml:space="preserve"> (</w:t>
      </w:r>
      <w:r w:rsidR="00510653" w:rsidRPr="00D34731">
        <w:rPr>
          <w:rFonts w:ascii="標楷體" w:eastAsia="標楷體" w:hAnsi="標楷體" w:hint="eastAsia"/>
          <w:sz w:val="20"/>
          <w:szCs w:val="20"/>
          <w:highlight w:val="yellow"/>
        </w:rPr>
        <w:t xml:space="preserve">severe </w:t>
      </w:r>
      <w:r w:rsidR="00F2575A" w:rsidRPr="00D34731">
        <w:rPr>
          <w:rFonts w:ascii="標楷體" w:eastAsia="標楷體" w:hAnsi="標楷體" w:hint="eastAsia"/>
          <w:sz w:val="20"/>
          <w:szCs w:val="20"/>
          <w:highlight w:val="yellow"/>
        </w:rPr>
        <w:t>co</w:t>
      </w:r>
      <w:ins w:id="38" w:author="user" w:date="2017-11-08T11:36:00Z">
        <w:r w:rsidR="00EE1258">
          <w:rPr>
            <w:rFonts w:ascii="標楷體" w:eastAsia="標楷體" w:hAnsi="標楷體" w:hint="eastAsia"/>
            <w:sz w:val="20"/>
            <w:szCs w:val="20"/>
            <w:highlight w:val="yellow"/>
          </w:rPr>
          <w:t>mbined immunod</w:t>
        </w:r>
      </w:ins>
      <w:ins w:id="39" w:author="user" w:date="2017-11-08T11:37:00Z">
        <w:r w:rsidR="00EE1258">
          <w:rPr>
            <w:rFonts w:ascii="標楷體" w:eastAsia="標楷體" w:hAnsi="標楷體" w:hint="eastAsia"/>
            <w:sz w:val="20"/>
            <w:szCs w:val="20"/>
            <w:highlight w:val="yellow"/>
          </w:rPr>
          <w:t>e</w:t>
        </w:r>
      </w:ins>
      <w:ins w:id="40" w:author="user" w:date="2017-11-08T11:36:00Z">
        <w:r w:rsidR="00EE1258">
          <w:rPr>
            <w:rFonts w:ascii="標楷體" w:eastAsia="標楷體" w:hAnsi="標楷體" w:hint="eastAsia"/>
            <w:sz w:val="20"/>
            <w:szCs w:val="20"/>
            <w:highlight w:val="yellow"/>
          </w:rPr>
          <w:t>fici</w:t>
        </w:r>
      </w:ins>
      <w:ins w:id="41" w:author="user" w:date="2017-11-08T11:37:00Z">
        <w:r w:rsidR="00EE1258">
          <w:rPr>
            <w:rFonts w:ascii="標楷體" w:eastAsia="標楷體" w:hAnsi="標楷體" w:hint="eastAsia"/>
            <w:sz w:val="20"/>
            <w:szCs w:val="20"/>
            <w:highlight w:val="yellow"/>
          </w:rPr>
          <w:t>en</w:t>
        </w:r>
      </w:ins>
      <w:ins w:id="42" w:author="user" w:date="2017-11-08T11:36:00Z">
        <w:r w:rsidR="00EE1258">
          <w:rPr>
            <w:rFonts w:ascii="標楷體" w:eastAsia="標楷體" w:hAnsi="標楷體" w:hint="eastAsia"/>
            <w:sz w:val="20"/>
            <w:szCs w:val="20"/>
            <w:highlight w:val="yellow"/>
          </w:rPr>
          <w:t>cy</w:t>
        </w:r>
      </w:ins>
      <w:del w:id="43" w:author="user" w:date="2017-11-08T11:36:00Z">
        <w:r w:rsidR="00F2575A" w:rsidRPr="00D34731" w:rsidDel="00EE1258">
          <w:rPr>
            <w:rFonts w:ascii="標楷體" w:eastAsia="標楷體" w:hAnsi="標楷體" w:hint="eastAsia"/>
            <w:sz w:val="20"/>
            <w:szCs w:val="20"/>
            <w:highlight w:val="yellow"/>
          </w:rPr>
          <w:delText>n</w:delText>
        </w:r>
      </w:del>
      <w:r w:rsidR="00F2575A" w:rsidRPr="00D34731">
        <w:rPr>
          <w:rFonts w:ascii="標楷體" w:eastAsia="標楷體" w:hAnsi="標楷體" w:hint="eastAsia"/>
          <w:sz w:val="20"/>
          <w:szCs w:val="20"/>
          <w:highlight w:val="yellow"/>
        </w:rPr>
        <w:t xml:space="preserve"> </w:t>
      </w:r>
      <w:r w:rsidR="00F2575A" w:rsidRPr="00D34731">
        <w:rPr>
          <w:rFonts w:ascii="標楷體" w:eastAsia="標楷體" w:hAnsi="標楷體"/>
          <w:sz w:val="20"/>
          <w:szCs w:val="20"/>
          <w:highlight w:val="yellow"/>
        </w:rPr>
        <w:t>syndro</w:t>
      </w:r>
      <w:r w:rsidR="00F2575A" w:rsidRPr="00D34731">
        <w:rPr>
          <w:rFonts w:ascii="標楷體" w:eastAsia="標楷體" w:hAnsi="標楷體" w:hint="eastAsia"/>
          <w:sz w:val="20"/>
          <w:szCs w:val="20"/>
          <w:highlight w:val="yellow"/>
        </w:rPr>
        <w:t>m</w:t>
      </w:r>
      <w:r w:rsidR="00F2575A" w:rsidRPr="00D34731">
        <w:rPr>
          <w:rFonts w:ascii="標楷體" w:eastAsia="標楷體" w:hAnsi="標楷體"/>
          <w:sz w:val="20"/>
          <w:szCs w:val="20"/>
          <w:highlight w:val="yellow"/>
        </w:rPr>
        <w:t>e</w:t>
      </w:r>
      <w:r w:rsidR="00510653" w:rsidRPr="00D34731">
        <w:rPr>
          <w:rFonts w:ascii="標楷體" w:eastAsia="標楷體" w:hAnsi="標楷體" w:hint="eastAsia"/>
          <w:sz w:val="20"/>
          <w:szCs w:val="20"/>
        </w:rPr>
        <w:t>)</w:t>
      </w:r>
    </w:p>
    <w:p w:rsidR="004E5A12" w:rsidRPr="00D34731" w:rsidRDefault="004E5A12" w:rsidP="00D34731">
      <w:pPr>
        <w:widowControl/>
        <w:spacing w:line="276" w:lineRule="auto"/>
        <w:rPr>
          <w:rFonts w:ascii="標楷體" w:eastAsia="標楷體" w:hAnsi="標楷體"/>
          <w:sz w:val="20"/>
          <w:szCs w:val="20"/>
        </w:rPr>
      </w:pPr>
      <w:r w:rsidRPr="00D34731">
        <w:rPr>
          <w:rFonts w:ascii="標楷體" w:eastAsia="標楷體" w:hAnsi="標楷體" w:hint="eastAsia"/>
          <w:sz w:val="20"/>
          <w:szCs w:val="20"/>
        </w:rPr>
        <w:lastRenderedPageBreak/>
        <w:t>11.(D)當</w:t>
      </w:r>
      <w:proofErr w:type="gramStart"/>
      <w:r w:rsidRPr="00D34731">
        <w:rPr>
          <w:rFonts w:ascii="標楷體" w:eastAsia="標楷體" w:hAnsi="標楷體" w:hint="eastAsia"/>
          <w:sz w:val="20"/>
          <w:szCs w:val="20"/>
        </w:rPr>
        <w:t>一</w:t>
      </w:r>
      <w:proofErr w:type="gramEnd"/>
      <w:r w:rsidRPr="00D34731">
        <w:rPr>
          <w:rFonts w:ascii="標楷體" w:eastAsia="標楷體" w:hAnsi="標楷體" w:hint="eastAsia"/>
          <w:sz w:val="20"/>
          <w:szCs w:val="20"/>
        </w:rPr>
        <w:t>腫瘤的細胞之</w:t>
      </w:r>
      <w:r w:rsidR="002226F1"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w:t>
      </w:r>
      <w:r w:rsidR="002226F1"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的腫瘤</w:t>
      </w:r>
      <w:r w:rsidR="00587C43"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長的最主要影響為何?</w:t>
      </w:r>
    </w:p>
    <w:p w:rsidR="004E5A12" w:rsidRPr="00D34731" w:rsidRDefault="004E5A12" w:rsidP="00332E5C">
      <w:pPr>
        <w:widowControl/>
        <w:spacing w:line="276" w:lineRule="auto"/>
        <w:ind w:firstLineChars="354" w:firstLine="708"/>
        <w:rPr>
          <w:rFonts w:ascii="標楷體" w:eastAsia="標楷體" w:hAnsi="標楷體"/>
          <w:sz w:val="20"/>
          <w:szCs w:val="20"/>
        </w:rPr>
      </w:pPr>
      <w:r w:rsidRPr="00D34731">
        <w:rPr>
          <w:rFonts w:ascii="標楷體" w:eastAsia="標楷體" w:hAnsi="標楷體" w:hint="eastAsia"/>
          <w:sz w:val="20"/>
          <w:szCs w:val="20"/>
        </w:rPr>
        <w:t>A)細胞</w:t>
      </w:r>
      <w:ins w:id="44" w:author="user" w:date="2017-11-08T11:39:00Z">
        <w:r w:rsidR="00EE1258">
          <w:rPr>
            <w:rFonts w:ascii="標楷體" w:eastAsia="標楷體" w:hAnsi="標楷體" w:hint="eastAsia"/>
            <w:sz w:val="20"/>
            <w:szCs w:val="20"/>
            <w:highlight w:val="yellow"/>
          </w:rPr>
          <w:t>G1</w:t>
        </w:r>
      </w:ins>
      <w:del w:id="45" w:author="user" w:date="2017-11-08T11:39:00Z">
        <w:r w:rsidRPr="00D34731" w:rsidDel="00EE1258">
          <w:rPr>
            <w:rFonts w:ascii="標楷體" w:eastAsia="標楷體" w:hAnsi="標楷體" w:hint="eastAsia"/>
            <w:sz w:val="20"/>
            <w:szCs w:val="20"/>
            <w:highlight w:val="yellow"/>
          </w:rPr>
          <w:delText>()</w:delText>
        </w:r>
      </w:del>
      <w:r w:rsidR="001A0687" w:rsidRPr="00D34731">
        <w:rPr>
          <w:rFonts w:ascii="標楷體" w:eastAsia="標楷體" w:hAnsi="標楷體" w:hint="eastAsia"/>
          <w:sz w:val="20"/>
          <w:szCs w:val="20"/>
        </w:rPr>
        <w:t>phase很</w:t>
      </w:r>
      <w:r w:rsidRPr="00D34731">
        <w:rPr>
          <w:rFonts w:ascii="標楷體" w:eastAsia="標楷體" w:hAnsi="標楷體" w:hint="eastAsia"/>
          <w:sz w:val="20"/>
          <w:szCs w:val="20"/>
        </w:rPr>
        <w:t>長</w:t>
      </w:r>
    </w:p>
    <w:p w:rsidR="004E5A12" w:rsidRPr="00D34731" w:rsidRDefault="004E5A12" w:rsidP="00332E5C">
      <w:pPr>
        <w:widowControl/>
        <w:spacing w:line="276" w:lineRule="auto"/>
        <w:ind w:firstLineChars="354" w:firstLine="708"/>
        <w:rPr>
          <w:rFonts w:ascii="標楷體" w:eastAsia="標楷體" w:hAnsi="標楷體"/>
          <w:sz w:val="20"/>
          <w:szCs w:val="20"/>
        </w:rPr>
      </w:pPr>
      <w:r w:rsidRPr="00D34731">
        <w:rPr>
          <w:rFonts w:ascii="標楷體" w:eastAsia="標楷體" w:hAnsi="標楷體" w:hint="eastAsia"/>
          <w:sz w:val="20"/>
          <w:szCs w:val="20"/>
        </w:rPr>
        <w:t>B)細胞的成長比例</w:t>
      </w:r>
      <w:r w:rsidRPr="00D34731">
        <w:rPr>
          <w:rFonts w:ascii="標楷體" w:eastAsia="標楷體" w:hAnsi="標楷體" w:hint="eastAsia"/>
          <w:sz w:val="20"/>
          <w:szCs w:val="20"/>
          <w:highlight w:val="yellow"/>
        </w:rPr>
        <w:t>(growth</w:t>
      </w:r>
      <w:ins w:id="46" w:author="user" w:date="2017-11-08T11:39:00Z">
        <w:r w:rsidR="00EE1258">
          <w:rPr>
            <w:rFonts w:ascii="標楷體" w:eastAsia="標楷體" w:hAnsi="標楷體" w:hint="eastAsia"/>
            <w:sz w:val="20"/>
            <w:szCs w:val="20"/>
            <w:highlight w:val="yellow"/>
          </w:rPr>
          <w:t xml:space="preserve"> fraction</w:t>
        </w:r>
      </w:ins>
      <w:r w:rsidRPr="00D34731">
        <w:rPr>
          <w:rFonts w:ascii="標楷體" w:eastAsia="標楷體" w:hAnsi="標楷體" w:hint="eastAsia"/>
          <w:sz w:val="20"/>
          <w:szCs w:val="20"/>
          <w:highlight w:val="yellow"/>
        </w:rPr>
        <w:t>)</w:t>
      </w:r>
      <w:r w:rsidR="001A0687" w:rsidRPr="00D34731">
        <w:rPr>
          <w:rFonts w:ascii="標楷體" w:eastAsia="標楷體" w:hAnsi="標楷體" w:hint="eastAsia"/>
          <w:sz w:val="20"/>
          <w:szCs w:val="20"/>
        </w:rPr>
        <w:t>很</w:t>
      </w:r>
      <w:r w:rsidRPr="00D34731">
        <w:rPr>
          <w:rFonts w:ascii="標楷體" w:eastAsia="標楷體" w:hAnsi="標楷體" w:hint="eastAsia"/>
          <w:sz w:val="20"/>
          <w:szCs w:val="20"/>
        </w:rPr>
        <w:t>低</w:t>
      </w:r>
    </w:p>
    <w:p w:rsidR="004E5A12" w:rsidRPr="00D34731" w:rsidRDefault="004E5A12" w:rsidP="00332E5C">
      <w:pPr>
        <w:widowControl/>
        <w:spacing w:line="276" w:lineRule="auto"/>
        <w:ind w:firstLineChars="354" w:firstLine="708"/>
        <w:rPr>
          <w:rFonts w:ascii="標楷體" w:eastAsia="標楷體" w:hAnsi="標楷體"/>
          <w:sz w:val="20"/>
          <w:szCs w:val="20"/>
        </w:rPr>
      </w:pPr>
      <w:r w:rsidRPr="00D34731">
        <w:rPr>
          <w:rFonts w:ascii="標楷體" w:eastAsia="標楷體" w:hAnsi="標楷體" w:hint="eastAsia"/>
          <w:sz w:val="20"/>
          <w:szCs w:val="20"/>
        </w:rPr>
        <w:t>C)缺氧細胞比例</w:t>
      </w:r>
      <w:r w:rsidRPr="00D34731">
        <w:rPr>
          <w:rFonts w:ascii="標楷體" w:eastAsia="標楷體" w:hAnsi="標楷體" w:hint="eastAsia"/>
          <w:sz w:val="20"/>
          <w:szCs w:val="20"/>
          <w:highlight w:val="yellow"/>
        </w:rPr>
        <w:t>(</w:t>
      </w:r>
      <w:r w:rsidR="001A0687" w:rsidRPr="00D34731">
        <w:rPr>
          <w:rFonts w:ascii="標楷體" w:eastAsia="標楷體" w:hAnsi="標楷體" w:hint="eastAsia"/>
          <w:sz w:val="20"/>
          <w:szCs w:val="20"/>
          <w:highlight w:val="yellow"/>
        </w:rPr>
        <w:t>hypoxia</w:t>
      </w:r>
      <w:r w:rsidRPr="00D34731">
        <w:rPr>
          <w:rFonts w:ascii="標楷體" w:eastAsia="標楷體" w:hAnsi="標楷體" w:hint="eastAsia"/>
          <w:sz w:val="20"/>
          <w:szCs w:val="20"/>
          <w:highlight w:val="yellow"/>
        </w:rPr>
        <w:t>)</w:t>
      </w:r>
      <w:r w:rsidR="001A0687" w:rsidRPr="00D34731">
        <w:rPr>
          <w:rFonts w:ascii="標楷體" w:eastAsia="標楷體" w:hAnsi="標楷體" w:hint="eastAsia"/>
          <w:sz w:val="20"/>
          <w:szCs w:val="20"/>
        </w:rPr>
        <w:t>很</w:t>
      </w:r>
      <w:ins w:id="47" w:author="user" w:date="2017-11-08T11:40:00Z">
        <w:r w:rsidR="00EE1258">
          <w:rPr>
            <w:rFonts w:ascii="標楷體" w:eastAsia="標楷體" w:hAnsi="標楷體" w:hint="eastAsia"/>
            <w:sz w:val="20"/>
            <w:szCs w:val="20"/>
          </w:rPr>
          <w:t>高</w:t>
        </w:r>
      </w:ins>
      <w:del w:id="48" w:author="user" w:date="2017-11-08T11:40:00Z">
        <w:r w:rsidRPr="00D34731" w:rsidDel="00EE1258">
          <w:rPr>
            <w:rFonts w:ascii="標楷體" w:eastAsia="標楷體" w:hAnsi="標楷體" w:hint="eastAsia"/>
            <w:sz w:val="20"/>
            <w:szCs w:val="20"/>
          </w:rPr>
          <w:delText>長</w:delText>
        </w:r>
      </w:del>
    </w:p>
    <w:p w:rsidR="004E5A12" w:rsidRPr="00D34731" w:rsidRDefault="004E5A12" w:rsidP="00332E5C">
      <w:pPr>
        <w:widowControl/>
        <w:spacing w:line="276" w:lineRule="auto"/>
        <w:ind w:firstLineChars="354" w:firstLine="708"/>
        <w:rPr>
          <w:rFonts w:ascii="標楷體" w:eastAsia="標楷體" w:hAnsi="標楷體"/>
          <w:sz w:val="20"/>
          <w:szCs w:val="20"/>
        </w:rPr>
      </w:pPr>
      <w:r w:rsidRPr="00D34731">
        <w:rPr>
          <w:rFonts w:ascii="標楷體" w:eastAsia="標楷體" w:hAnsi="標楷體" w:hint="eastAsia"/>
          <w:sz w:val="20"/>
          <w:szCs w:val="20"/>
        </w:rPr>
        <w:t>D)細胞</w:t>
      </w:r>
      <w:ins w:id="49" w:author="user" w:date="2017-11-08T11:40:00Z">
        <w:r w:rsidR="00EE1258">
          <w:rPr>
            <w:rFonts w:ascii="標楷體" w:eastAsia="標楷體" w:hAnsi="標楷體" w:hint="eastAsia"/>
            <w:sz w:val="20"/>
            <w:szCs w:val="20"/>
          </w:rPr>
          <w:t>流失</w:t>
        </w:r>
      </w:ins>
      <w:del w:id="50" w:author="user" w:date="2017-11-08T11:40:00Z">
        <w:r w:rsidR="001A0687" w:rsidRPr="00D34731" w:rsidDel="00EE1258">
          <w:rPr>
            <w:rFonts w:ascii="標楷體" w:eastAsia="標楷體" w:hAnsi="標楷體" w:hint="eastAsia"/>
            <w:sz w:val="20"/>
            <w:szCs w:val="20"/>
            <w:highlight w:val="yellow"/>
          </w:rPr>
          <w:delText>**</w:delText>
        </w:r>
      </w:del>
      <w:r w:rsidRPr="00D34731">
        <w:rPr>
          <w:rFonts w:ascii="標楷體" w:eastAsia="標楷體" w:hAnsi="標楷體" w:hint="eastAsia"/>
          <w:sz w:val="20"/>
          <w:szCs w:val="20"/>
        </w:rPr>
        <w:t>因子(cell</w:t>
      </w:r>
      <w:r w:rsidR="001A0687" w:rsidRPr="00D34731">
        <w:rPr>
          <w:rFonts w:ascii="標楷體" w:eastAsia="標楷體" w:hAnsi="標楷體" w:hint="eastAsia"/>
          <w:sz w:val="20"/>
          <w:szCs w:val="20"/>
        </w:rPr>
        <w:t xml:space="preserve"> lose factor</w:t>
      </w:r>
      <w:r w:rsidRPr="00D34731">
        <w:rPr>
          <w:rFonts w:ascii="標楷體" w:eastAsia="標楷體" w:hAnsi="標楷體" w:hint="eastAsia"/>
          <w:sz w:val="20"/>
          <w:szCs w:val="20"/>
        </w:rPr>
        <w:t>)</w:t>
      </w:r>
      <w:r w:rsidR="001A0687" w:rsidRPr="00D34731">
        <w:rPr>
          <w:rFonts w:ascii="標楷體" w:eastAsia="標楷體" w:hAnsi="標楷體" w:hint="eastAsia"/>
          <w:sz w:val="20"/>
          <w:szCs w:val="20"/>
        </w:rPr>
        <w:t>很</w:t>
      </w:r>
      <w:r w:rsidRPr="00D34731">
        <w:rPr>
          <w:rFonts w:ascii="標楷體" w:eastAsia="標楷體" w:hAnsi="標楷體" w:hint="eastAsia"/>
          <w:sz w:val="20"/>
          <w:szCs w:val="20"/>
        </w:rPr>
        <w:t>大</w:t>
      </w:r>
    </w:p>
    <w:p w:rsidR="004E5A12" w:rsidRPr="00D34731" w:rsidRDefault="004E5A12" w:rsidP="00D34731">
      <w:pPr>
        <w:widowControl/>
        <w:spacing w:line="276" w:lineRule="auto"/>
        <w:rPr>
          <w:rFonts w:ascii="標楷體" w:eastAsia="標楷體" w:hAnsi="標楷體"/>
          <w:sz w:val="20"/>
          <w:szCs w:val="20"/>
        </w:rPr>
      </w:pPr>
      <w:r w:rsidRPr="00D34731">
        <w:rPr>
          <w:rFonts w:ascii="標楷體" w:eastAsia="標楷體" w:hAnsi="標楷體" w:hint="eastAsia"/>
          <w:sz w:val="20"/>
          <w:szCs w:val="20"/>
        </w:rPr>
        <w:t>12.(C)在</w:t>
      </w:r>
      <w:ins w:id="51" w:author="user" w:date="2017-11-08T11:03:00Z">
        <w:r w:rsidR="008D7B22">
          <w:rPr>
            <w:rFonts w:ascii="標楷體" w:eastAsia="標楷體" w:hAnsi="標楷體" w:hint="eastAsia"/>
            <w:sz w:val="20"/>
            <w:szCs w:val="20"/>
            <w:highlight w:val="yellow"/>
          </w:rPr>
          <w:t>硼</w:t>
        </w:r>
      </w:ins>
      <w:del w:id="52" w:author="user" w:date="2017-11-08T11:03:00Z">
        <w:r w:rsidR="00AB7BE6" w:rsidRPr="00D34731" w:rsidDel="008D7B22">
          <w:rPr>
            <w:rFonts w:ascii="標楷體" w:eastAsia="標楷體" w:hAnsi="標楷體" w:hint="eastAsia"/>
            <w:sz w:val="20"/>
            <w:szCs w:val="20"/>
            <w:highlight w:val="yellow"/>
          </w:rPr>
          <w:delText>*</w:delText>
        </w:r>
      </w:del>
      <w:r w:rsidRPr="00D34731">
        <w:rPr>
          <w:rFonts w:ascii="標楷體" w:eastAsia="標楷體" w:hAnsi="標楷體" w:hint="eastAsia"/>
          <w:sz w:val="20"/>
          <w:szCs w:val="20"/>
        </w:rPr>
        <w:t>中子</w:t>
      </w:r>
      <w:del w:id="53" w:author="user" w:date="2017-11-08T11:03:00Z">
        <w:r w:rsidR="0019724A" w:rsidRPr="00D34731" w:rsidDel="008D7B22">
          <w:rPr>
            <w:rFonts w:ascii="標楷體" w:eastAsia="標楷體" w:hAnsi="標楷體" w:hint="eastAsia"/>
            <w:sz w:val="20"/>
            <w:szCs w:val="20"/>
            <w:highlight w:val="yellow"/>
          </w:rPr>
          <w:delText>修護</w:delText>
        </w:r>
      </w:del>
      <w:ins w:id="54" w:author="user" w:date="2017-11-08T11:03:00Z">
        <w:r w:rsidR="008D7B22">
          <w:rPr>
            <w:rFonts w:ascii="標楷體" w:eastAsia="標楷體" w:hAnsi="標楷體" w:hint="eastAsia"/>
            <w:sz w:val="20"/>
            <w:szCs w:val="20"/>
            <w:highlight w:val="yellow"/>
          </w:rPr>
          <w:t>捕獲</w:t>
        </w:r>
      </w:ins>
      <w:r w:rsidRPr="00D34731">
        <w:rPr>
          <w:rFonts w:ascii="標楷體" w:eastAsia="標楷體" w:hAnsi="標楷體" w:hint="eastAsia"/>
          <w:sz w:val="20"/>
          <w:szCs w:val="20"/>
        </w:rPr>
        <w:t>治療中</w:t>
      </w:r>
      <w:r w:rsidR="0019724A" w:rsidRPr="00D34731">
        <w:rPr>
          <w:rFonts w:ascii="標楷體" w:eastAsia="標楷體" w:hAnsi="標楷體" w:hint="eastAsia"/>
          <w:sz w:val="20"/>
          <w:szCs w:val="20"/>
        </w:rPr>
        <w:t>(</w:t>
      </w:r>
      <w:ins w:id="55" w:author="user" w:date="2017-11-08T11:03:00Z">
        <w:r w:rsidR="008D7B22">
          <w:rPr>
            <w:rFonts w:ascii="標楷體" w:eastAsia="標楷體" w:hAnsi="標楷體" w:hint="eastAsia"/>
            <w:sz w:val="20"/>
            <w:szCs w:val="20"/>
          </w:rPr>
          <w:t>B</w:t>
        </w:r>
      </w:ins>
      <w:del w:id="56" w:author="user" w:date="2017-11-08T11:03:00Z">
        <w:r w:rsidR="0019724A" w:rsidRPr="00D34731" w:rsidDel="008D7B22">
          <w:rPr>
            <w:rFonts w:ascii="標楷體" w:eastAsia="標楷體" w:hAnsi="標楷體" w:hint="eastAsia"/>
            <w:sz w:val="20"/>
            <w:szCs w:val="20"/>
          </w:rPr>
          <w:delText>H</w:delText>
        </w:r>
      </w:del>
      <w:r w:rsidR="0019724A" w:rsidRPr="00D34731">
        <w:rPr>
          <w:rFonts w:ascii="標楷體" w:eastAsia="標楷體" w:hAnsi="標楷體" w:hint="eastAsia"/>
          <w:sz w:val="20"/>
          <w:szCs w:val="20"/>
        </w:rPr>
        <w:t>NCT)</w:t>
      </w:r>
      <w:r w:rsidRPr="00D34731">
        <w:rPr>
          <w:rFonts w:ascii="標楷體" w:eastAsia="標楷體" w:hAnsi="標楷體" w:hint="eastAsia"/>
          <w:sz w:val="20"/>
          <w:szCs w:val="20"/>
        </w:rPr>
        <w:t>主要為何種能量的中子</w:t>
      </w:r>
      <w:r w:rsidR="0019724A" w:rsidRPr="00D34731">
        <w:rPr>
          <w:rFonts w:ascii="標楷體" w:eastAsia="標楷體" w:hAnsi="標楷體" w:hint="eastAsia"/>
          <w:sz w:val="20"/>
          <w:szCs w:val="20"/>
          <w:highlight w:val="yellow"/>
        </w:rPr>
        <w:t>內含***作用</w:t>
      </w:r>
      <w:r w:rsidRPr="00D34731">
        <w:rPr>
          <w:rFonts w:ascii="標楷體" w:eastAsia="標楷體" w:hAnsi="標楷體" w:hint="eastAsia"/>
          <w:sz w:val="20"/>
          <w:szCs w:val="20"/>
        </w:rPr>
        <w:t>?</w:t>
      </w:r>
    </w:p>
    <w:p w:rsidR="004E5A12" w:rsidRPr="00D34731" w:rsidRDefault="004E5A12" w:rsidP="00D34731">
      <w:pPr>
        <w:spacing w:line="276" w:lineRule="auto"/>
        <w:ind w:firstLineChars="295" w:firstLine="590"/>
        <w:rPr>
          <w:rFonts w:ascii="標楷體" w:eastAsia="標楷體" w:hAnsi="標楷體"/>
          <w:sz w:val="20"/>
          <w:szCs w:val="20"/>
          <w:highlight w:val="yellow"/>
        </w:rPr>
      </w:pPr>
      <w:r w:rsidRPr="00D34731">
        <w:rPr>
          <w:rFonts w:ascii="標楷體" w:eastAsia="標楷體" w:hAnsi="標楷體" w:hint="eastAsia"/>
          <w:sz w:val="20"/>
          <w:szCs w:val="20"/>
          <w:highlight w:val="yellow"/>
        </w:rPr>
        <w:t>A)</w:t>
      </w:r>
      <w:ins w:id="57" w:author="user" w:date="2017-11-08T11:41:00Z">
        <w:r w:rsidR="00EE1258">
          <w:rPr>
            <w:rFonts w:ascii="標楷體" w:eastAsia="標楷體" w:hAnsi="標楷體" w:hint="eastAsia"/>
            <w:sz w:val="20"/>
            <w:szCs w:val="20"/>
            <w:highlight w:val="yellow"/>
          </w:rPr>
          <w:t>快</w:t>
        </w:r>
      </w:ins>
      <w:r w:rsidRPr="00D34731">
        <w:rPr>
          <w:rFonts w:ascii="標楷體" w:eastAsia="標楷體" w:hAnsi="標楷體" w:hint="eastAsia"/>
          <w:sz w:val="20"/>
          <w:szCs w:val="20"/>
          <w:highlight w:val="yellow"/>
        </w:rPr>
        <w:t>中子</w:t>
      </w:r>
      <w:r w:rsidR="00D41C6B" w:rsidRPr="00D34731">
        <w:rPr>
          <w:rFonts w:ascii="標楷體" w:eastAsia="標楷體" w:hAnsi="標楷體" w:hint="eastAsia"/>
          <w:sz w:val="20"/>
          <w:szCs w:val="20"/>
          <w:highlight w:val="yellow"/>
        </w:rPr>
        <w:t>()</w:t>
      </w:r>
    </w:p>
    <w:p w:rsidR="004E5A12" w:rsidRPr="00D34731" w:rsidRDefault="004E5A12" w:rsidP="00D34731">
      <w:pPr>
        <w:spacing w:line="276" w:lineRule="auto"/>
        <w:ind w:firstLineChars="295" w:firstLine="590"/>
        <w:rPr>
          <w:rFonts w:ascii="標楷體" w:eastAsia="標楷體" w:hAnsi="標楷體"/>
          <w:sz w:val="20"/>
          <w:szCs w:val="20"/>
          <w:highlight w:val="yellow"/>
        </w:rPr>
      </w:pPr>
      <w:r w:rsidRPr="00D34731">
        <w:rPr>
          <w:rFonts w:ascii="標楷體" w:eastAsia="標楷體" w:hAnsi="標楷體" w:hint="eastAsia"/>
          <w:sz w:val="20"/>
          <w:szCs w:val="20"/>
          <w:highlight w:val="yellow"/>
        </w:rPr>
        <w:t>B)</w:t>
      </w:r>
      <w:ins w:id="58" w:author="user" w:date="2017-11-08T11:41:00Z">
        <w:r w:rsidR="00EE1258">
          <w:rPr>
            <w:rFonts w:ascii="標楷體" w:eastAsia="標楷體" w:hAnsi="標楷體" w:hint="eastAsia"/>
            <w:sz w:val="20"/>
            <w:szCs w:val="20"/>
            <w:highlight w:val="yellow"/>
          </w:rPr>
          <w:t>慢</w:t>
        </w:r>
      </w:ins>
      <w:r w:rsidRPr="00D34731">
        <w:rPr>
          <w:rFonts w:ascii="標楷體" w:eastAsia="標楷體" w:hAnsi="標楷體" w:hint="eastAsia"/>
          <w:sz w:val="20"/>
          <w:szCs w:val="20"/>
          <w:highlight w:val="yellow"/>
        </w:rPr>
        <w:t>中子</w:t>
      </w:r>
      <w:r w:rsidR="00D41C6B" w:rsidRPr="00D34731">
        <w:rPr>
          <w:rFonts w:ascii="標楷體" w:eastAsia="標楷體" w:hAnsi="標楷體" w:hint="eastAsia"/>
          <w:sz w:val="20"/>
          <w:szCs w:val="20"/>
          <w:highlight w:val="yellow"/>
        </w:rPr>
        <w:t>()</w:t>
      </w:r>
    </w:p>
    <w:p w:rsidR="004E5A12" w:rsidRPr="00D34731" w:rsidRDefault="004E5A12" w:rsidP="00D34731">
      <w:pPr>
        <w:widowControl/>
        <w:spacing w:line="276" w:lineRule="auto"/>
        <w:ind w:firstLineChars="295" w:firstLine="590"/>
        <w:rPr>
          <w:rFonts w:ascii="標楷體" w:eastAsia="標楷體" w:hAnsi="標楷體"/>
          <w:sz w:val="20"/>
          <w:szCs w:val="20"/>
          <w:highlight w:val="yellow"/>
        </w:rPr>
      </w:pPr>
      <w:r w:rsidRPr="00D34731">
        <w:rPr>
          <w:rFonts w:ascii="標楷體" w:eastAsia="標楷體" w:hAnsi="標楷體" w:hint="eastAsia"/>
          <w:sz w:val="20"/>
          <w:szCs w:val="20"/>
          <w:highlight w:val="yellow"/>
        </w:rPr>
        <w:t>C)</w:t>
      </w:r>
      <w:ins w:id="59" w:author="user" w:date="2017-11-08T11:04:00Z">
        <w:r w:rsidR="008D7B22">
          <w:rPr>
            <w:rFonts w:ascii="標楷體" w:eastAsia="標楷體" w:hAnsi="標楷體" w:hint="eastAsia"/>
            <w:sz w:val="20"/>
            <w:szCs w:val="20"/>
            <w:highlight w:val="yellow"/>
          </w:rPr>
          <w:t>熱</w:t>
        </w:r>
      </w:ins>
      <w:r w:rsidRPr="00D34731">
        <w:rPr>
          <w:rFonts w:ascii="標楷體" w:eastAsia="標楷體" w:hAnsi="標楷體" w:hint="eastAsia"/>
          <w:sz w:val="20"/>
          <w:szCs w:val="20"/>
          <w:highlight w:val="yellow"/>
        </w:rPr>
        <w:t>中子</w:t>
      </w:r>
      <w:r w:rsidR="00D41C6B" w:rsidRPr="00D34731">
        <w:rPr>
          <w:rFonts w:ascii="標楷體" w:eastAsia="標楷體" w:hAnsi="標楷體" w:hint="eastAsia"/>
          <w:sz w:val="20"/>
          <w:szCs w:val="20"/>
          <w:highlight w:val="yellow"/>
        </w:rPr>
        <w:t>()</w:t>
      </w:r>
    </w:p>
    <w:p w:rsidR="004E5A12" w:rsidRPr="00D34731" w:rsidRDefault="004E5A12" w:rsidP="00D34731">
      <w:pPr>
        <w:widowControl/>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highlight w:val="yellow"/>
        </w:rPr>
        <w:t>D)</w:t>
      </w:r>
      <w:ins w:id="60" w:author="user" w:date="2017-11-08T11:41:00Z">
        <w:r w:rsidR="00EE1258">
          <w:rPr>
            <w:rFonts w:ascii="標楷體" w:eastAsia="標楷體" w:hAnsi="標楷體" w:hint="eastAsia"/>
            <w:sz w:val="20"/>
            <w:szCs w:val="20"/>
            <w:highlight w:val="yellow"/>
          </w:rPr>
          <w:t>超熱</w:t>
        </w:r>
      </w:ins>
      <w:r w:rsidRPr="00D34731">
        <w:rPr>
          <w:rFonts w:ascii="標楷體" w:eastAsia="標楷體" w:hAnsi="標楷體" w:hint="eastAsia"/>
          <w:sz w:val="20"/>
          <w:szCs w:val="20"/>
          <w:highlight w:val="yellow"/>
        </w:rPr>
        <w:t>中子</w:t>
      </w:r>
      <w:r w:rsidR="00D41C6B" w:rsidRPr="00D34731">
        <w:rPr>
          <w:rFonts w:ascii="標楷體" w:eastAsia="標楷體" w:hAnsi="標楷體" w:hint="eastAsia"/>
          <w:sz w:val="20"/>
          <w:szCs w:val="20"/>
          <w:highlight w:val="yellow"/>
        </w:rPr>
        <w:t>()</w:t>
      </w:r>
    </w:p>
    <w:p w:rsidR="004E5A12" w:rsidRPr="00D34731" w:rsidRDefault="004E5A12" w:rsidP="00D34731">
      <w:pPr>
        <w:widowControl/>
        <w:spacing w:line="276" w:lineRule="auto"/>
        <w:rPr>
          <w:rFonts w:ascii="標楷體" w:eastAsia="標楷體" w:hAnsi="標楷體"/>
          <w:sz w:val="20"/>
          <w:szCs w:val="20"/>
        </w:rPr>
      </w:pPr>
      <w:r w:rsidRPr="00D34731">
        <w:rPr>
          <w:rFonts w:ascii="標楷體" w:eastAsia="標楷體" w:hAnsi="標楷體" w:hint="eastAsia"/>
          <w:sz w:val="20"/>
          <w:szCs w:val="20"/>
        </w:rPr>
        <w:t>13.(C)有關</w:t>
      </w:r>
      <w:ins w:id="61" w:author="user" w:date="2017-11-08T11:41:00Z">
        <w:r w:rsidR="00244799">
          <w:rPr>
            <w:rFonts w:ascii="標楷體" w:eastAsia="標楷體" w:hAnsi="標楷體" w:hint="eastAsia"/>
            <w:sz w:val="20"/>
            <w:szCs w:val="20"/>
          </w:rPr>
          <w:t>molecular image</w:t>
        </w:r>
      </w:ins>
      <w:del w:id="62" w:author="user" w:date="2017-11-08T11:41:00Z">
        <w:r w:rsidR="00317387" w:rsidRPr="00D34731" w:rsidDel="00244799">
          <w:rPr>
            <w:rFonts w:ascii="標楷體" w:eastAsia="標楷體" w:hAnsi="標楷體" w:hint="eastAsia"/>
            <w:sz w:val="20"/>
            <w:szCs w:val="20"/>
            <w:highlight w:val="yellow"/>
          </w:rPr>
          <w:delText>**</w:delText>
        </w:r>
      </w:del>
      <w:r w:rsidRPr="00D34731">
        <w:rPr>
          <w:rFonts w:ascii="標楷體" w:eastAsia="標楷體" w:hAnsi="標楷體" w:hint="eastAsia"/>
          <w:sz w:val="20"/>
          <w:szCs w:val="20"/>
        </w:rPr>
        <w:t>的運用，下列何者不適合當作Hypoxia</w:t>
      </w:r>
      <w:r w:rsidR="00317387" w:rsidRPr="00D34731">
        <w:rPr>
          <w:rFonts w:ascii="標楷體" w:eastAsia="標楷體" w:hAnsi="標楷體" w:hint="eastAsia"/>
          <w:sz w:val="20"/>
          <w:szCs w:val="20"/>
        </w:rPr>
        <w:t xml:space="preserve"> tumor</w:t>
      </w:r>
      <w:r w:rsidRPr="00D34731">
        <w:rPr>
          <w:rFonts w:ascii="標楷體" w:eastAsia="標楷體" w:hAnsi="標楷體" w:hint="eastAsia"/>
          <w:sz w:val="20"/>
          <w:szCs w:val="20"/>
        </w:rPr>
        <w:t>的</w:t>
      </w:r>
      <w:ins w:id="63" w:author="user" w:date="2017-11-08T11:41:00Z">
        <w:r w:rsidR="00244799">
          <w:rPr>
            <w:rFonts w:ascii="標楷體" w:eastAsia="標楷體" w:hAnsi="標楷體" w:hint="eastAsia"/>
            <w:sz w:val="20"/>
            <w:szCs w:val="20"/>
          </w:rPr>
          <w:t>marker</w:t>
        </w:r>
      </w:ins>
      <w:r w:rsidR="00317387"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w:t>
      </w:r>
    </w:p>
    <w:p w:rsidR="004E5A12" w:rsidRPr="00D34731" w:rsidRDefault="00317387" w:rsidP="00D34731">
      <w:pPr>
        <w:widowControl/>
        <w:spacing w:line="276" w:lineRule="auto"/>
        <w:ind w:firstLineChars="295" w:firstLine="590"/>
        <w:rPr>
          <w:rFonts w:ascii="標楷體" w:eastAsia="標楷體" w:hAnsi="標楷體"/>
          <w:sz w:val="20"/>
          <w:szCs w:val="20"/>
          <w:highlight w:val="yellow"/>
        </w:rPr>
      </w:pPr>
      <w:proofErr w:type="gramStart"/>
      <w:r w:rsidRPr="00D34731">
        <w:rPr>
          <w:rFonts w:ascii="標楷體" w:eastAsia="標楷體" w:hAnsi="標楷體" w:hint="eastAsia"/>
          <w:sz w:val="20"/>
          <w:szCs w:val="20"/>
          <w:highlight w:val="yellow"/>
        </w:rPr>
        <w:t>A)</w:t>
      </w:r>
      <w:r w:rsidR="00323FF4" w:rsidRPr="00D34731">
        <w:rPr>
          <w:rFonts w:ascii="標楷體" w:eastAsia="標楷體" w:hAnsi="標楷體" w:hint="eastAsia"/>
          <w:sz w:val="20"/>
          <w:szCs w:val="20"/>
          <w:highlight w:val="yellow"/>
        </w:rPr>
        <w:t>3</w:t>
      </w:r>
      <w:proofErr w:type="gramEnd"/>
      <w:r w:rsidR="00323FF4" w:rsidRPr="00D34731">
        <w:rPr>
          <w:rFonts w:ascii="標楷體" w:eastAsia="標楷體" w:hAnsi="標楷體" w:hint="eastAsia"/>
          <w:sz w:val="20"/>
          <w:szCs w:val="20"/>
          <w:highlight w:val="yellow"/>
        </w:rPr>
        <w:t>-3()</w:t>
      </w:r>
      <w:ins w:id="64" w:author="user" w:date="2017-11-08T11:42:00Z">
        <w:r w:rsidR="00244799">
          <w:rPr>
            <w:rFonts w:ascii="標楷體" w:eastAsia="標楷體" w:hAnsi="標楷體" w:hint="eastAsia"/>
            <w:sz w:val="20"/>
            <w:szCs w:val="20"/>
            <w:highlight w:val="yellow"/>
          </w:rPr>
          <w:t xml:space="preserve">  3-deoxy??</w:t>
        </w:r>
      </w:ins>
    </w:p>
    <w:p w:rsidR="00317387" w:rsidRPr="00D34731" w:rsidRDefault="00317387" w:rsidP="00D34731">
      <w:pPr>
        <w:widowControl/>
        <w:spacing w:line="276" w:lineRule="auto"/>
        <w:ind w:firstLineChars="295" w:firstLine="590"/>
        <w:rPr>
          <w:rFonts w:ascii="標楷體" w:eastAsia="標楷體" w:hAnsi="標楷體"/>
          <w:sz w:val="20"/>
          <w:szCs w:val="20"/>
          <w:highlight w:val="yellow"/>
        </w:rPr>
      </w:pPr>
      <w:proofErr w:type="gramStart"/>
      <w:r w:rsidRPr="00D34731">
        <w:rPr>
          <w:rFonts w:ascii="標楷體" w:eastAsia="標楷體" w:hAnsi="標楷體" w:hint="eastAsia"/>
          <w:sz w:val="20"/>
          <w:szCs w:val="20"/>
          <w:highlight w:val="yellow"/>
        </w:rPr>
        <w:t>B)</w:t>
      </w:r>
      <w:r w:rsidR="00323FF4" w:rsidRPr="00D34731">
        <w:rPr>
          <w:rFonts w:ascii="標楷體" w:eastAsia="標楷體" w:hAnsi="標楷體" w:hint="eastAsia"/>
          <w:sz w:val="20"/>
          <w:szCs w:val="20"/>
          <w:highlight w:val="yellow"/>
        </w:rPr>
        <w:t>(</w:t>
      </w:r>
      <w:proofErr w:type="gramEnd"/>
      <w:r w:rsidR="00323FF4" w:rsidRPr="00D34731">
        <w:rPr>
          <w:rFonts w:ascii="標楷體" w:eastAsia="標楷體" w:hAnsi="標楷體" w:hint="eastAsia"/>
          <w:sz w:val="20"/>
          <w:szCs w:val="20"/>
          <w:highlight w:val="yellow"/>
        </w:rPr>
        <w:t>F-A)</w:t>
      </w:r>
    </w:p>
    <w:p w:rsidR="00317387" w:rsidRPr="00D34731" w:rsidRDefault="00317387" w:rsidP="00D34731">
      <w:pPr>
        <w:widowControl/>
        <w:spacing w:line="276" w:lineRule="auto"/>
        <w:ind w:firstLineChars="295" w:firstLine="590"/>
        <w:rPr>
          <w:rFonts w:ascii="標楷體" w:eastAsia="標楷體" w:hAnsi="標楷體"/>
          <w:sz w:val="20"/>
          <w:szCs w:val="20"/>
          <w:highlight w:val="yellow"/>
        </w:rPr>
      </w:pPr>
      <w:proofErr w:type="gramStart"/>
      <w:r w:rsidRPr="00D34731">
        <w:rPr>
          <w:rFonts w:ascii="標楷體" w:eastAsia="標楷體" w:hAnsi="標楷體" w:hint="eastAsia"/>
          <w:sz w:val="20"/>
          <w:szCs w:val="20"/>
          <w:highlight w:val="yellow"/>
        </w:rPr>
        <w:t>C)</w:t>
      </w:r>
      <w:r w:rsidR="00323FF4" w:rsidRPr="00D34731">
        <w:rPr>
          <w:rFonts w:ascii="標楷體" w:eastAsia="標楷體" w:hAnsi="標楷體" w:hint="eastAsia"/>
          <w:sz w:val="20"/>
          <w:szCs w:val="20"/>
          <w:highlight w:val="yellow"/>
        </w:rPr>
        <w:t>(</w:t>
      </w:r>
      <w:proofErr w:type="gramEnd"/>
      <w:r w:rsidR="00323FF4" w:rsidRPr="00D34731">
        <w:rPr>
          <w:rFonts w:ascii="標楷體" w:eastAsia="標楷體" w:hAnsi="標楷體" w:hint="eastAsia"/>
          <w:sz w:val="20"/>
          <w:szCs w:val="20"/>
          <w:highlight w:val="yellow"/>
        </w:rPr>
        <w:t>EF3)</w:t>
      </w:r>
    </w:p>
    <w:p w:rsidR="00317387" w:rsidRPr="00D34731" w:rsidRDefault="00317387" w:rsidP="00D34731">
      <w:pPr>
        <w:widowControl/>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highlight w:val="yellow"/>
        </w:rPr>
        <w:t>D)</w:t>
      </w:r>
      <w:r w:rsidR="00323FF4" w:rsidRPr="00D34731">
        <w:rPr>
          <w:rFonts w:ascii="標楷體" w:eastAsia="標楷體" w:hAnsi="標楷體" w:hint="eastAsia"/>
          <w:sz w:val="20"/>
          <w:szCs w:val="20"/>
          <w:highlight w:val="yellow"/>
        </w:rPr>
        <w:t>(</w:t>
      </w:r>
      <w:proofErr w:type="spellStart"/>
      <w:proofErr w:type="gramEnd"/>
      <w:r w:rsidR="00323FF4" w:rsidRPr="00D34731">
        <w:rPr>
          <w:rFonts w:ascii="標楷體" w:eastAsia="標楷體" w:hAnsi="標楷體" w:hint="eastAsia"/>
          <w:sz w:val="20"/>
          <w:szCs w:val="20"/>
          <w:highlight w:val="yellow"/>
        </w:rPr>
        <w:t>CwATSM</w:t>
      </w:r>
      <w:proofErr w:type="spellEnd"/>
      <w:r w:rsidR="00323FF4" w:rsidRPr="00D34731">
        <w:rPr>
          <w:rFonts w:ascii="標楷體" w:eastAsia="標楷體" w:hAnsi="標楷體" w:hint="eastAsia"/>
          <w:sz w:val="20"/>
          <w:szCs w:val="20"/>
          <w:highlight w:val="yellow"/>
        </w:rPr>
        <w:t>)</w:t>
      </w:r>
    </w:p>
    <w:p w:rsidR="004E5A12" w:rsidRPr="00D34731" w:rsidRDefault="004E5A12" w:rsidP="00D34731">
      <w:pPr>
        <w:widowControl/>
        <w:spacing w:line="276" w:lineRule="auto"/>
        <w:rPr>
          <w:rFonts w:ascii="標楷體" w:eastAsia="標楷體" w:hAnsi="標楷體"/>
          <w:sz w:val="20"/>
          <w:szCs w:val="20"/>
        </w:rPr>
      </w:pPr>
      <w:r w:rsidRPr="00D34731">
        <w:rPr>
          <w:rFonts w:ascii="標楷體" w:eastAsia="標楷體" w:hAnsi="標楷體" w:hint="eastAsia"/>
          <w:sz w:val="20"/>
          <w:szCs w:val="20"/>
        </w:rPr>
        <w:t>14.(D)有關細胞</w:t>
      </w:r>
      <w:ins w:id="65" w:author="user" w:date="2017-11-08T11:43:00Z">
        <w:r w:rsidR="00E41E52">
          <w:rPr>
            <w:rFonts w:ascii="標楷體" w:eastAsia="標楷體" w:hAnsi="標楷體" w:hint="eastAsia"/>
            <w:sz w:val="20"/>
            <w:szCs w:val="20"/>
            <w:highlight w:val="yellow"/>
          </w:rPr>
          <w:t>衰老</w:t>
        </w:r>
      </w:ins>
      <w:del w:id="66" w:author="user" w:date="2017-11-08T11:43:00Z">
        <w:r w:rsidR="00DE0ACE" w:rsidRPr="00D34731" w:rsidDel="00E41E52">
          <w:rPr>
            <w:rFonts w:ascii="標楷體" w:eastAsia="標楷體" w:hAnsi="標楷體" w:hint="eastAsia"/>
            <w:sz w:val="20"/>
            <w:szCs w:val="20"/>
            <w:highlight w:val="yellow"/>
          </w:rPr>
          <w:delText>**</w:delText>
        </w:r>
      </w:del>
      <w:r w:rsidR="00DE0ACE" w:rsidRPr="00D34731">
        <w:rPr>
          <w:rFonts w:ascii="標楷體" w:eastAsia="標楷體" w:hAnsi="標楷體" w:hint="eastAsia"/>
          <w:sz w:val="20"/>
          <w:szCs w:val="20"/>
          <w:highlight w:val="yellow"/>
        </w:rPr>
        <w:t>(</w:t>
      </w:r>
      <w:ins w:id="67" w:author="user" w:date="2017-11-08T11:43:00Z">
        <w:r w:rsidR="00E41E52">
          <w:rPr>
            <w:rFonts w:ascii="標楷體" w:eastAsia="標楷體" w:hAnsi="標楷體" w:hint="eastAsia"/>
            <w:sz w:val="20"/>
            <w:szCs w:val="20"/>
            <w:highlight w:val="yellow"/>
          </w:rPr>
          <w:t>senescence</w:t>
        </w:r>
      </w:ins>
      <w:r w:rsidR="00DE0ACE"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，下列何者正確?</w:t>
      </w:r>
    </w:p>
    <w:p w:rsidR="004E5A12" w:rsidRPr="00D34731" w:rsidRDefault="004E5A12" w:rsidP="00D34731">
      <w:pPr>
        <w:widowControl/>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w:t>
      </w:r>
      <w:proofErr w:type="spellStart"/>
      <w:r w:rsidR="00DE0ACE" w:rsidRPr="00D34731">
        <w:rPr>
          <w:rFonts w:ascii="標楷體" w:eastAsia="標楷體" w:hAnsi="標楷體" w:hint="eastAsia"/>
          <w:sz w:val="20"/>
          <w:szCs w:val="20"/>
          <w:highlight w:val="yellow"/>
        </w:rPr>
        <w:t>H</w:t>
      </w:r>
      <w:ins w:id="68" w:author="user" w:date="2017-11-08T11:44:00Z">
        <w:r w:rsidR="00E41E52">
          <w:rPr>
            <w:rFonts w:ascii="標楷體" w:eastAsia="標楷體" w:hAnsi="標楷體" w:hint="eastAsia"/>
            <w:sz w:val="20"/>
            <w:szCs w:val="20"/>
          </w:rPr>
          <w:t>ayflick</w:t>
        </w:r>
      </w:ins>
      <w:proofErr w:type="spellEnd"/>
      <w:r w:rsidRPr="00D34731">
        <w:rPr>
          <w:rFonts w:ascii="標楷體" w:eastAsia="標楷體" w:hAnsi="標楷體" w:hint="eastAsia"/>
          <w:sz w:val="20"/>
          <w:szCs w:val="20"/>
        </w:rPr>
        <w:t>是屬於</w:t>
      </w:r>
      <w:r w:rsidR="00DE0ACE" w:rsidRPr="00D34731">
        <w:rPr>
          <w:rFonts w:ascii="標楷體" w:eastAsia="標楷體" w:hAnsi="標楷體" w:hint="eastAsia"/>
          <w:sz w:val="20"/>
          <w:szCs w:val="20"/>
          <w:highlight w:val="yellow"/>
        </w:rPr>
        <w:t>*</w:t>
      </w:r>
      <w:ins w:id="69" w:author="user" w:date="2017-11-08T11:44:00Z">
        <w:r w:rsidR="00E41E52">
          <w:rPr>
            <w:rFonts w:ascii="標楷體" w:eastAsia="標楷體" w:hAnsi="標楷體"/>
            <w:sz w:val="20"/>
            <w:szCs w:val="20"/>
          </w:rPr>
          <w:t>premature</w:t>
        </w:r>
        <w:r w:rsidR="00E41E52">
          <w:rPr>
            <w:rFonts w:ascii="標楷體" w:eastAsia="標楷體" w:hAnsi="標楷體" w:hint="eastAsia"/>
            <w:sz w:val="20"/>
            <w:szCs w:val="20"/>
          </w:rPr>
          <w:t xml:space="preserve"> senescence</w:t>
        </w:r>
      </w:ins>
    </w:p>
    <w:p w:rsidR="004E5A12" w:rsidRPr="00D34731" w:rsidRDefault="004E5A12" w:rsidP="00D34731">
      <w:pPr>
        <w:widowControl/>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w:t>
      </w:r>
      <w:r w:rsidR="00DE0ACE"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的活化所造成的</w:t>
      </w:r>
      <w:r w:rsidR="00DE0ACE"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，常會</w:t>
      </w:r>
      <w:r w:rsidR="00DE0ACE" w:rsidRPr="00D34731">
        <w:rPr>
          <w:rFonts w:ascii="標楷體" w:eastAsia="標楷體" w:hAnsi="標楷體" w:hint="eastAsia"/>
          <w:sz w:val="20"/>
          <w:szCs w:val="20"/>
        </w:rPr>
        <w:t>伴隨</w:t>
      </w:r>
      <w:r w:rsidR="00DE0ACE" w:rsidRPr="00D34731">
        <w:rPr>
          <w:rFonts w:ascii="標楷體" w:eastAsia="標楷體" w:hAnsi="標楷體" w:hint="eastAsia"/>
          <w:sz w:val="20"/>
          <w:szCs w:val="20"/>
          <w:highlight w:val="yellow"/>
        </w:rPr>
        <w:t>*</w:t>
      </w:r>
      <w:proofErr w:type="spellStart"/>
      <w:ins w:id="70" w:author="user" w:date="2017-11-08T11:44:00Z">
        <w:r w:rsidR="00E41E52">
          <w:rPr>
            <w:rFonts w:ascii="標楷體" w:eastAsia="標楷體" w:hAnsi="標楷體" w:hint="eastAsia"/>
            <w:sz w:val="20"/>
            <w:szCs w:val="20"/>
          </w:rPr>
          <w:t>telemerase</w:t>
        </w:r>
      </w:ins>
      <w:proofErr w:type="spellEnd"/>
      <w:r w:rsidRPr="00D34731">
        <w:rPr>
          <w:rFonts w:ascii="標楷體" w:eastAsia="標楷體" w:hAnsi="標楷體" w:hint="eastAsia"/>
          <w:sz w:val="20"/>
          <w:szCs w:val="20"/>
        </w:rPr>
        <w:t>的縮短</w:t>
      </w:r>
    </w:p>
    <w:p w:rsidR="004E5A12" w:rsidRPr="00D34731" w:rsidRDefault="004E5A12" w:rsidP="00D34731">
      <w:pPr>
        <w:widowControl/>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C)</w:t>
      </w:r>
      <w:r w:rsidR="001413F3" w:rsidRPr="00D34731">
        <w:rPr>
          <w:rFonts w:ascii="標楷體" w:eastAsia="標楷體" w:hAnsi="標楷體" w:hint="eastAsia"/>
          <w:sz w:val="20"/>
          <w:szCs w:val="20"/>
          <w:highlight w:val="yellow"/>
        </w:rPr>
        <w:t>R</w:t>
      </w:r>
      <w:ins w:id="71" w:author="user" w:date="2017-11-08T11:44:00Z">
        <w:r w:rsidR="00E41E52">
          <w:rPr>
            <w:rFonts w:ascii="標楷體" w:eastAsia="標楷體" w:hAnsi="標楷體" w:hint="eastAsia"/>
            <w:sz w:val="20"/>
            <w:szCs w:val="20"/>
          </w:rPr>
          <w:t>eplicative senescence</w:t>
        </w:r>
      </w:ins>
      <w:r w:rsidRPr="00D34731">
        <w:rPr>
          <w:rFonts w:ascii="標楷體" w:eastAsia="標楷體" w:hAnsi="標楷體" w:hint="eastAsia"/>
          <w:sz w:val="20"/>
          <w:szCs w:val="20"/>
        </w:rPr>
        <w:t>與放射後的皮膚纖維化(fibrotic)較有相關</w:t>
      </w:r>
    </w:p>
    <w:p w:rsidR="004E5A12" w:rsidRPr="00D34731" w:rsidRDefault="004E5A12" w:rsidP="00D34731">
      <w:pPr>
        <w:widowControl/>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D)</w:t>
      </w:r>
      <w:r w:rsidR="001413F3" w:rsidRPr="00D34731">
        <w:rPr>
          <w:rFonts w:ascii="標楷體" w:eastAsia="標楷體" w:hAnsi="標楷體" w:hint="eastAsia"/>
          <w:sz w:val="20"/>
          <w:szCs w:val="20"/>
        </w:rPr>
        <w:t>放射後</w:t>
      </w:r>
      <w:r w:rsidRPr="00D34731">
        <w:rPr>
          <w:rFonts w:ascii="標楷體" w:eastAsia="標楷體" w:hAnsi="標楷體" w:hint="eastAsia"/>
          <w:sz w:val="20"/>
          <w:szCs w:val="20"/>
        </w:rPr>
        <w:t>造成的</w:t>
      </w:r>
      <w:r w:rsidR="001413F3" w:rsidRPr="00D34731">
        <w:rPr>
          <w:rFonts w:ascii="標楷體" w:eastAsia="標楷體" w:hAnsi="標楷體" w:hint="eastAsia"/>
          <w:sz w:val="20"/>
          <w:szCs w:val="20"/>
          <w:highlight w:val="yellow"/>
        </w:rPr>
        <w:t>*</w:t>
      </w:r>
      <w:ins w:id="72" w:author="user" w:date="2017-11-08T11:45:00Z">
        <w:r w:rsidR="00E41E52">
          <w:rPr>
            <w:rFonts w:ascii="標楷體" w:eastAsia="標楷體" w:hAnsi="標楷體" w:hint="eastAsia"/>
            <w:sz w:val="20"/>
            <w:szCs w:val="20"/>
          </w:rPr>
          <w:t>senescence</w:t>
        </w:r>
      </w:ins>
      <w:r w:rsidRPr="00D34731">
        <w:rPr>
          <w:rFonts w:ascii="標楷體" w:eastAsia="標楷體" w:hAnsi="標楷體" w:hint="eastAsia"/>
          <w:sz w:val="20"/>
          <w:szCs w:val="20"/>
        </w:rPr>
        <w:t>，常可見</w:t>
      </w:r>
      <w:ins w:id="73" w:author="user" w:date="2017-11-08T11:45:00Z">
        <w:r w:rsidR="00E41E52">
          <w:rPr>
            <w:rFonts w:ascii="標楷體" w:eastAsia="標楷體" w:hAnsi="標楷體" w:hint="eastAsia"/>
            <w:sz w:val="20"/>
            <w:szCs w:val="20"/>
          </w:rPr>
          <w:t>**</w:t>
        </w:r>
      </w:ins>
      <w:proofErr w:type="spellStart"/>
      <w:r w:rsidR="001413F3" w:rsidRPr="00D34731">
        <w:rPr>
          <w:rFonts w:ascii="標楷體" w:eastAsia="標楷體" w:hAnsi="標楷體" w:hint="eastAsia"/>
          <w:sz w:val="20"/>
          <w:szCs w:val="20"/>
          <w:highlight w:val="yellow"/>
        </w:rPr>
        <w:t>bata</w:t>
      </w:r>
      <w:proofErr w:type="spellEnd"/>
      <w:r w:rsidR="001413F3" w:rsidRPr="00D34731">
        <w:rPr>
          <w:rFonts w:ascii="標楷體" w:eastAsia="標楷體" w:hAnsi="標楷體" w:hint="eastAsia"/>
          <w:sz w:val="20"/>
          <w:szCs w:val="20"/>
          <w:highlight w:val="yellow"/>
        </w:rPr>
        <w:t>-</w:t>
      </w:r>
      <w:ins w:id="74" w:author="user" w:date="2017-11-08T11:45:00Z">
        <w:r w:rsidR="00E41E52">
          <w:rPr>
            <w:rFonts w:ascii="標楷體" w:eastAsia="標楷體" w:hAnsi="標楷體" w:hint="eastAsia"/>
            <w:sz w:val="20"/>
            <w:szCs w:val="20"/>
          </w:rPr>
          <w:t>galactosidase</w:t>
        </w:r>
      </w:ins>
      <w:r w:rsidRPr="00D34731">
        <w:rPr>
          <w:rFonts w:ascii="標楷體" w:eastAsia="標楷體" w:hAnsi="標楷體" w:hint="eastAsia"/>
          <w:sz w:val="20"/>
          <w:szCs w:val="20"/>
        </w:rPr>
        <w:t>的表現</w:t>
      </w:r>
    </w:p>
    <w:p w:rsidR="004E5A12" w:rsidRPr="00D34731" w:rsidRDefault="004E5A12" w:rsidP="00D34731">
      <w:pPr>
        <w:widowControl/>
        <w:spacing w:line="276" w:lineRule="auto"/>
        <w:rPr>
          <w:rFonts w:ascii="標楷體" w:eastAsia="標楷體" w:hAnsi="標楷體"/>
          <w:sz w:val="20"/>
          <w:szCs w:val="20"/>
        </w:rPr>
      </w:pPr>
      <w:r w:rsidRPr="00D34731">
        <w:rPr>
          <w:rFonts w:ascii="標楷體" w:eastAsia="標楷體" w:hAnsi="標楷體" w:hint="eastAsia"/>
          <w:sz w:val="20"/>
          <w:szCs w:val="20"/>
        </w:rPr>
        <w:t>15.(D)有關放射後</w:t>
      </w:r>
      <w:del w:id="75" w:author="user" w:date="2017-11-08T11:46:00Z">
        <w:r w:rsidR="00C30DFC" w:rsidRPr="00D34731" w:rsidDel="00E41E52">
          <w:rPr>
            <w:rFonts w:ascii="標楷體" w:eastAsia="標楷體" w:hAnsi="標楷體" w:hint="eastAsia"/>
            <w:sz w:val="20"/>
            <w:szCs w:val="20"/>
            <w:highlight w:val="yellow"/>
          </w:rPr>
          <w:delText>**</w:delText>
        </w:r>
      </w:del>
      <w:r w:rsidRPr="00D34731">
        <w:rPr>
          <w:rFonts w:ascii="標楷體" w:eastAsia="標楷體" w:hAnsi="標楷體" w:hint="eastAsia"/>
          <w:sz w:val="20"/>
          <w:szCs w:val="20"/>
        </w:rPr>
        <w:t>的</w:t>
      </w:r>
      <w:ins w:id="76" w:author="user" w:date="2017-11-08T11:46:00Z">
        <w:r w:rsidR="00E41E52">
          <w:rPr>
            <w:rFonts w:ascii="標楷體" w:eastAsia="標楷體" w:hAnsi="標楷體" w:hint="eastAsia"/>
            <w:sz w:val="20"/>
            <w:szCs w:val="20"/>
          </w:rPr>
          <w:t>早期</w:t>
        </w:r>
      </w:ins>
      <w:r w:rsidRPr="00D34731">
        <w:rPr>
          <w:rFonts w:ascii="標楷體" w:eastAsia="標楷體" w:hAnsi="標楷體" w:hint="eastAsia"/>
          <w:sz w:val="20"/>
          <w:szCs w:val="20"/>
        </w:rPr>
        <w:t>細胞死亡</w:t>
      </w:r>
      <w:r w:rsidR="00C30DFC" w:rsidRPr="00D34731">
        <w:rPr>
          <w:rFonts w:ascii="標楷體" w:eastAsia="標楷體" w:hAnsi="標楷體" w:hint="eastAsia"/>
          <w:sz w:val="20"/>
          <w:szCs w:val="20"/>
          <w:highlight w:val="yellow"/>
        </w:rPr>
        <w:t>(cell death</w:t>
      </w:r>
      <w:r w:rsidR="00C30DFC" w:rsidRPr="00D34731">
        <w:rPr>
          <w:rFonts w:ascii="標楷體" w:eastAsia="標楷體" w:hAnsi="標楷體" w:hint="eastAsia"/>
          <w:sz w:val="20"/>
          <w:szCs w:val="20"/>
        </w:rPr>
        <w:t>)</w:t>
      </w:r>
      <w:r w:rsidRPr="00D34731">
        <w:rPr>
          <w:rFonts w:ascii="標楷體" w:eastAsia="標楷體" w:hAnsi="標楷體" w:hint="eastAsia"/>
          <w:sz w:val="20"/>
          <w:szCs w:val="20"/>
        </w:rPr>
        <w:t>之描述，下列何者錯誤?</w:t>
      </w:r>
    </w:p>
    <w:p w:rsidR="004E5A12" w:rsidRPr="00D34731" w:rsidRDefault="004E5A12" w:rsidP="00D34731">
      <w:pPr>
        <w:widowControl/>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A)也</w:t>
      </w:r>
      <w:proofErr w:type="gramStart"/>
      <w:r w:rsidRPr="00D34731">
        <w:rPr>
          <w:rFonts w:ascii="標楷體" w:eastAsia="標楷體" w:hAnsi="標楷體" w:hint="eastAsia"/>
          <w:sz w:val="20"/>
          <w:szCs w:val="20"/>
        </w:rPr>
        <w:t>稱為</w:t>
      </w:r>
      <w:ins w:id="77" w:author="user" w:date="2017-11-08T11:46:00Z">
        <w:r w:rsidR="00E41E52">
          <w:rPr>
            <w:rFonts w:ascii="標楷體" w:eastAsia="標楷體" w:hAnsi="標楷體" w:hint="eastAsia"/>
            <w:sz w:val="20"/>
            <w:szCs w:val="20"/>
            <w:highlight w:val="yellow"/>
          </w:rPr>
          <w:t>間期</w:t>
        </w:r>
      </w:ins>
      <w:proofErr w:type="gramEnd"/>
      <w:del w:id="78" w:author="user" w:date="2017-11-08T11:46:00Z">
        <w:r w:rsidR="008E4CBC" w:rsidRPr="00D34731" w:rsidDel="00E41E52">
          <w:rPr>
            <w:rFonts w:ascii="標楷體" w:eastAsia="標楷體" w:hAnsi="標楷體" w:hint="eastAsia"/>
            <w:sz w:val="20"/>
            <w:szCs w:val="20"/>
            <w:highlight w:val="yellow"/>
          </w:rPr>
          <w:delText>**</w:delText>
        </w:r>
      </w:del>
      <w:r w:rsidRPr="00D34731">
        <w:rPr>
          <w:rFonts w:ascii="標楷體" w:eastAsia="標楷體" w:hAnsi="標楷體" w:hint="eastAsia"/>
          <w:sz w:val="20"/>
          <w:szCs w:val="20"/>
        </w:rPr>
        <w:t>死亡</w:t>
      </w:r>
      <w:r w:rsidR="008E4CBC" w:rsidRPr="00D34731">
        <w:rPr>
          <w:rFonts w:ascii="標楷體" w:eastAsia="標楷體" w:hAnsi="標楷體" w:hint="eastAsia"/>
          <w:sz w:val="20"/>
          <w:szCs w:val="20"/>
        </w:rPr>
        <w:t>(</w:t>
      </w:r>
      <w:ins w:id="79" w:author="user" w:date="2017-11-08T11:46:00Z">
        <w:r w:rsidR="00E41E52">
          <w:rPr>
            <w:rFonts w:ascii="標楷體" w:eastAsia="標楷體" w:hAnsi="標楷體" w:hint="eastAsia"/>
            <w:sz w:val="20"/>
            <w:szCs w:val="20"/>
          </w:rPr>
          <w:t>inter</w:t>
        </w:r>
      </w:ins>
      <w:r w:rsidR="008E4CBC" w:rsidRPr="00D34731">
        <w:rPr>
          <w:rFonts w:ascii="標楷體" w:eastAsia="標楷體" w:hAnsi="標楷體" w:hint="eastAsia"/>
          <w:sz w:val="20"/>
          <w:szCs w:val="20"/>
          <w:highlight w:val="yellow"/>
        </w:rPr>
        <w:t>phase</w:t>
      </w:r>
      <w:r w:rsidR="008E4CBC" w:rsidRPr="00D34731">
        <w:rPr>
          <w:rFonts w:ascii="標楷體" w:eastAsia="標楷體" w:hAnsi="標楷體" w:hint="eastAsia"/>
          <w:sz w:val="20"/>
          <w:szCs w:val="20"/>
        </w:rPr>
        <w:t xml:space="preserve"> death)</w:t>
      </w:r>
    </w:p>
    <w:p w:rsidR="004E5A12" w:rsidRPr="00D34731" w:rsidRDefault="004E5A12" w:rsidP="00D34731">
      <w:pPr>
        <w:widowControl/>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B)在淋巴細胞</w:t>
      </w:r>
      <w:r w:rsidR="00745FC6"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或是</w:t>
      </w:r>
      <w:r w:rsidR="00745FC6"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細胞</w:t>
      </w:r>
      <w:r w:rsidR="00745FC6"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在低劑量(約2Gy)照射時可</w:t>
      </w:r>
      <w:r w:rsidR="00CA09A3" w:rsidRPr="00D34731">
        <w:rPr>
          <w:rFonts w:ascii="標楷體" w:eastAsia="標楷體" w:hAnsi="標楷體" w:hint="eastAsia"/>
          <w:sz w:val="20"/>
          <w:szCs w:val="20"/>
        </w:rPr>
        <w:t>見</w:t>
      </w:r>
    </w:p>
    <w:p w:rsidR="004E5A12" w:rsidRPr="00D34731" w:rsidRDefault="004E5A12" w:rsidP="00D34731">
      <w:pPr>
        <w:widowControl/>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C)血管內</w:t>
      </w:r>
      <w:r w:rsidR="00CA09A3" w:rsidRPr="00D34731">
        <w:rPr>
          <w:rFonts w:ascii="標楷體" w:eastAsia="標楷體" w:hAnsi="標楷體" w:hint="eastAsia"/>
          <w:sz w:val="20"/>
          <w:szCs w:val="20"/>
        </w:rPr>
        <w:t>皮</w:t>
      </w:r>
      <w:r w:rsidRPr="00D34731">
        <w:rPr>
          <w:rFonts w:ascii="標楷體" w:eastAsia="標楷體" w:hAnsi="標楷體" w:hint="eastAsia"/>
          <w:sz w:val="20"/>
          <w:szCs w:val="20"/>
        </w:rPr>
        <w:t>細胞接受高劑量(約15Gy)照射時，也可能出現這種死亡現象</w:t>
      </w:r>
    </w:p>
    <w:p w:rsidR="004E5A12" w:rsidRPr="00D34731" w:rsidRDefault="004E5A12" w:rsidP="00D34731">
      <w:pPr>
        <w:widowControl/>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D)</w:t>
      </w:r>
      <w:r w:rsidR="00D1195F"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p53與DNA</w:t>
      </w:r>
      <w:r w:rsidR="00D1195F" w:rsidRPr="00D34731">
        <w:rPr>
          <w:rFonts w:ascii="標楷體" w:eastAsia="標楷體" w:hAnsi="標楷體" w:hint="eastAsia"/>
          <w:sz w:val="20"/>
          <w:szCs w:val="20"/>
        </w:rPr>
        <w:t xml:space="preserve"> </w:t>
      </w:r>
      <w:r w:rsidR="00D1195F"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有關，當腫瘤細胞p53功能有</w:t>
      </w:r>
      <w:r w:rsidR="00A92492" w:rsidRPr="00D34731">
        <w:rPr>
          <w:rFonts w:ascii="標楷體" w:eastAsia="標楷體" w:hAnsi="標楷體" w:hint="eastAsia"/>
          <w:sz w:val="20"/>
          <w:szCs w:val="20"/>
        </w:rPr>
        <w:t>缺損</w:t>
      </w:r>
      <w:r w:rsidRPr="00D34731">
        <w:rPr>
          <w:rFonts w:ascii="標楷體" w:eastAsia="標楷體" w:hAnsi="標楷體" w:hint="eastAsia"/>
          <w:sz w:val="20"/>
          <w:szCs w:val="20"/>
        </w:rPr>
        <w:t>時，照射後產生</w:t>
      </w:r>
      <w:ins w:id="80" w:author="user" w:date="2017-11-08T11:47:00Z">
        <w:r w:rsidR="00E41E52">
          <w:rPr>
            <w:rFonts w:ascii="標楷體" w:eastAsia="標楷體" w:hAnsi="標楷體" w:hint="eastAsia"/>
            <w:sz w:val="20"/>
            <w:szCs w:val="20"/>
            <w:highlight w:val="yellow"/>
          </w:rPr>
          <w:t>早期</w:t>
        </w:r>
      </w:ins>
      <w:del w:id="81" w:author="user" w:date="2017-11-08T11:47:00Z">
        <w:r w:rsidRPr="00D34731" w:rsidDel="00E41E52">
          <w:rPr>
            <w:rFonts w:ascii="標楷體" w:eastAsia="標楷體" w:hAnsi="標楷體" w:hint="eastAsia"/>
            <w:sz w:val="20"/>
            <w:szCs w:val="20"/>
            <w:highlight w:val="yellow"/>
          </w:rPr>
          <w:delText>單</w:delText>
        </w:r>
        <w:r w:rsidR="00A92492" w:rsidRPr="00D34731" w:rsidDel="00E41E52">
          <w:rPr>
            <w:rFonts w:ascii="標楷體" w:eastAsia="標楷體" w:hAnsi="標楷體" w:hint="eastAsia"/>
            <w:sz w:val="20"/>
            <w:szCs w:val="20"/>
            <w:highlight w:val="yellow"/>
          </w:rPr>
          <w:delText>*</w:delText>
        </w:r>
      </w:del>
      <w:r w:rsidRPr="00D34731">
        <w:rPr>
          <w:rFonts w:ascii="標楷體" w:eastAsia="標楷體" w:hAnsi="標楷體" w:hint="eastAsia"/>
          <w:sz w:val="20"/>
          <w:szCs w:val="20"/>
        </w:rPr>
        <w:t>細胞死亡</w:t>
      </w:r>
      <w:ins w:id="82" w:author="user" w:date="2017-11-08T11:47:00Z">
        <w:r w:rsidR="00E41E52">
          <w:rPr>
            <w:rFonts w:ascii="標楷體" w:eastAsia="標楷體" w:hAnsi="標楷體" w:hint="eastAsia"/>
            <w:sz w:val="20"/>
            <w:szCs w:val="20"/>
          </w:rPr>
          <w:t>的</w:t>
        </w:r>
      </w:ins>
      <w:del w:id="83" w:author="user" w:date="2017-11-08T11:47:00Z">
        <w:r w:rsidRPr="00D34731" w:rsidDel="00E41E52">
          <w:rPr>
            <w:rFonts w:ascii="標楷體" w:eastAsia="標楷體" w:hAnsi="標楷體" w:hint="eastAsia"/>
            <w:sz w:val="20"/>
            <w:szCs w:val="20"/>
          </w:rPr>
          <w:delText>較</w:delText>
        </w:r>
      </w:del>
      <w:r w:rsidRPr="00D34731">
        <w:rPr>
          <w:rFonts w:ascii="標楷體" w:eastAsia="標楷體" w:hAnsi="標楷體" w:hint="eastAsia"/>
          <w:sz w:val="20"/>
          <w:szCs w:val="20"/>
        </w:rPr>
        <w:t>可能</w:t>
      </w:r>
      <w:ins w:id="84" w:author="user" w:date="2017-11-08T11:47:00Z">
        <w:r w:rsidR="00E41E52">
          <w:rPr>
            <w:rFonts w:ascii="標楷體" w:eastAsia="標楷體" w:hAnsi="標楷體" w:hint="eastAsia"/>
            <w:sz w:val="20"/>
            <w:szCs w:val="20"/>
          </w:rPr>
          <w:t>性</w:t>
        </w:r>
      </w:ins>
      <w:del w:id="85" w:author="user" w:date="2017-11-08T11:47:00Z">
        <w:r w:rsidR="00A92492" w:rsidRPr="00D34731" w:rsidDel="00E41E52">
          <w:rPr>
            <w:rFonts w:ascii="標楷體" w:eastAsia="標楷體" w:hAnsi="標楷體" w:hint="eastAsia"/>
            <w:sz w:val="20"/>
            <w:szCs w:val="20"/>
          </w:rPr>
          <w:delText>就</w:delText>
        </w:r>
      </w:del>
      <w:r w:rsidRPr="00D34731">
        <w:rPr>
          <w:rFonts w:ascii="標楷體" w:eastAsia="標楷體" w:hAnsi="標楷體" w:hint="eastAsia"/>
          <w:sz w:val="20"/>
          <w:szCs w:val="20"/>
        </w:rPr>
        <w:t>會增生</w:t>
      </w:r>
    </w:p>
    <w:p w:rsidR="004E5A12" w:rsidRPr="00D34731" w:rsidRDefault="004E5A12" w:rsidP="00D34731">
      <w:pPr>
        <w:widowControl/>
        <w:spacing w:line="276" w:lineRule="auto"/>
        <w:rPr>
          <w:rFonts w:ascii="標楷體" w:eastAsia="標楷體" w:hAnsi="標楷體"/>
          <w:sz w:val="20"/>
          <w:szCs w:val="20"/>
        </w:rPr>
      </w:pPr>
      <w:r w:rsidRPr="00D34731">
        <w:rPr>
          <w:rFonts w:ascii="標楷體" w:eastAsia="標楷體" w:hAnsi="標楷體" w:hint="eastAsia"/>
          <w:sz w:val="20"/>
          <w:szCs w:val="20"/>
        </w:rPr>
        <w:t>16.(C)影響</w:t>
      </w:r>
      <w:ins w:id="86" w:author="user" w:date="2017-11-08T11:48:00Z">
        <w:r w:rsidR="00E41E52">
          <w:rPr>
            <w:rFonts w:ascii="標楷體" w:eastAsia="標楷體" w:hAnsi="標楷體" w:hint="eastAsia"/>
            <w:color w:val="FF0000"/>
            <w:sz w:val="20"/>
            <w:szCs w:val="20"/>
            <w:highlight w:val="yellow"/>
          </w:rPr>
          <w:t>局</w:t>
        </w:r>
      </w:ins>
      <w:del w:id="87" w:author="user" w:date="2017-11-08T11:48:00Z">
        <w:r w:rsidRPr="00D34731" w:rsidDel="00E41E52">
          <w:rPr>
            <w:rFonts w:ascii="標楷體" w:eastAsia="標楷體" w:hAnsi="標楷體" w:hint="eastAsia"/>
            <w:color w:val="FF0000"/>
            <w:sz w:val="20"/>
            <w:szCs w:val="20"/>
            <w:highlight w:val="yellow"/>
          </w:rPr>
          <w:delText>+</w:delText>
        </w:r>
      </w:del>
      <w:r w:rsidR="00DE3981" w:rsidRPr="00D34731">
        <w:rPr>
          <w:rFonts w:ascii="標楷體" w:eastAsia="標楷體" w:hAnsi="標楷體" w:hint="eastAsia"/>
          <w:color w:val="FF0000"/>
          <w:sz w:val="20"/>
          <w:szCs w:val="20"/>
          <w:highlight w:val="yellow"/>
        </w:rPr>
        <w:t>部</w:t>
      </w:r>
      <w:r w:rsidRPr="00D34731">
        <w:rPr>
          <w:rFonts w:ascii="標楷體" w:eastAsia="標楷體" w:hAnsi="標楷體" w:hint="eastAsia"/>
          <w:sz w:val="20"/>
          <w:szCs w:val="20"/>
        </w:rPr>
        <w:t>腫瘤控制</w:t>
      </w:r>
      <w:r w:rsidRPr="00D34731">
        <w:rPr>
          <w:rFonts w:ascii="標楷體" w:eastAsia="標楷體" w:hAnsi="標楷體" w:hint="eastAsia"/>
          <w:color w:val="FF0000"/>
          <w:sz w:val="20"/>
          <w:szCs w:val="20"/>
          <w:highlight w:val="yellow"/>
        </w:rPr>
        <w:t>()</w:t>
      </w:r>
      <w:r w:rsidRPr="00D34731">
        <w:rPr>
          <w:rFonts w:ascii="標楷體" w:eastAsia="標楷體" w:hAnsi="標楷體" w:hint="eastAsia"/>
          <w:sz w:val="20"/>
          <w:szCs w:val="20"/>
        </w:rPr>
        <w:t>的相關因子，下列何者錯誤?</w:t>
      </w:r>
    </w:p>
    <w:p w:rsidR="004E5A12" w:rsidRPr="00D34731" w:rsidRDefault="004E5A12"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A)次</w:t>
      </w:r>
      <w:ins w:id="88" w:author="user" w:date="2017-11-08T11:48:00Z">
        <w:r w:rsidR="00E41E52">
          <w:rPr>
            <w:rFonts w:ascii="標楷體" w:eastAsia="標楷體" w:hAnsi="標楷體" w:hint="eastAsia"/>
            <w:sz w:val="20"/>
            <w:szCs w:val="20"/>
          </w:rPr>
          <w:t>致死</w:t>
        </w:r>
      </w:ins>
      <w:del w:id="89" w:author="user" w:date="2017-11-08T11:48:00Z">
        <w:r w:rsidRPr="00D34731" w:rsidDel="00E41E52">
          <w:rPr>
            <w:rFonts w:ascii="標楷體" w:eastAsia="標楷體" w:hAnsi="標楷體" w:hint="eastAsia"/>
            <w:sz w:val="20"/>
            <w:szCs w:val="20"/>
            <w:highlight w:val="yellow"/>
          </w:rPr>
          <w:delText>.</w:delText>
        </w:r>
      </w:del>
      <w:r w:rsidRPr="00D34731">
        <w:rPr>
          <w:rFonts w:ascii="標楷體" w:eastAsia="標楷體" w:hAnsi="標楷體" w:hint="eastAsia"/>
          <w:sz w:val="20"/>
          <w:szCs w:val="20"/>
        </w:rPr>
        <w:t>傷害</w:t>
      </w:r>
      <w:r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的</w:t>
      </w:r>
      <w:r w:rsidR="004F5B10" w:rsidRPr="00D34731">
        <w:rPr>
          <w:rFonts w:ascii="標楷體" w:eastAsia="標楷體" w:hAnsi="標楷體" w:hint="eastAsia"/>
          <w:sz w:val="20"/>
          <w:szCs w:val="20"/>
          <w:highlight w:val="yellow"/>
        </w:rPr>
        <w:t>***</w:t>
      </w:r>
    </w:p>
    <w:p w:rsidR="004E5A12" w:rsidRPr="00D34731" w:rsidRDefault="004E5A12"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w:t>
      </w:r>
      <w:ins w:id="90" w:author="user" w:date="2017-11-08T11:49:00Z">
        <w:r w:rsidR="00E41E52">
          <w:rPr>
            <w:rFonts w:ascii="標楷體" w:eastAsia="標楷體" w:hAnsi="標楷體" w:hint="eastAsia"/>
            <w:sz w:val="20"/>
            <w:szCs w:val="20"/>
            <w:highlight w:val="yellow"/>
          </w:rPr>
          <w:t>再復</w:t>
        </w:r>
      </w:ins>
      <w:del w:id="91" w:author="user" w:date="2017-11-08T11:49:00Z">
        <w:r w:rsidR="004F5B10" w:rsidRPr="00D34731" w:rsidDel="00E41E52">
          <w:rPr>
            <w:rFonts w:ascii="標楷體" w:eastAsia="標楷體" w:hAnsi="標楷體" w:hint="eastAsia"/>
            <w:sz w:val="20"/>
            <w:szCs w:val="20"/>
            <w:highlight w:val="yellow"/>
          </w:rPr>
          <w:delText>**</w:delText>
        </w:r>
      </w:del>
      <w:proofErr w:type="gramStart"/>
      <w:r w:rsidR="004F5B10" w:rsidRPr="00D34731">
        <w:rPr>
          <w:rFonts w:ascii="標楷體" w:eastAsia="標楷體" w:hAnsi="標楷體" w:hint="eastAsia"/>
          <w:sz w:val="20"/>
          <w:szCs w:val="20"/>
          <w:highlight w:val="yellow"/>
        </w:rPr>
        <w:t>氧</w:t>
      </w:r>
      <w:proofErr w:type="gramEnd"/>
      <w:r w:rsidR="004F5B10" w:rsidRPr="00D34731">
        <w:rPr>
          <w:rFonts w:ascii="標楷體" w:eastAsia="標楷體" w:hAnsi="標楷體" w:hint="eastAsia"/>
          <w:sz w:val="20"/>
          <w:szCs w:val="20"/>
          <w:highlight w:val="yellow"/>
        </w:rPr>
        <w:t>()</w:t>
      </w:r>
    </w:p>
    <w:p w:rsidR="004E5A12" w:rsidRPr="00D34731" w:rsidRDefault="004E5A12"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C)細胞死亡的</w:t>
      </w:r>
      <w:r w:rsidR="004F5B10" w:rsidRPr="00D34731">
        <w:rPr>
          <w:rFonts w:ascii="標楷體" w:eastAsia="標楷體" w:hAnsi="標楷體" w:hint="eastAsia"/>
          <w:sz w:val="20"/>
          <w:szCs w:val="20"/>
          <w:highlight w:val="yellow"/>
        </w:rPr>
        <w:t>**(cell death</w:t>
      </w:r>
      <w:ins w:id="92" w:author="user" w:date="2017-11-08T11:49:00Z">
        <w:r w:rsidR="00E41E52">
          <w:rPr>
            <w:rFonts w:ascii="標楷體" w:eastAsia="標楷體" w:hAnsi="標楷體" w:hint="eastAsia"/>
            <w:sz w:val="20"/>
            <w:szCs w:val="20"/>
            <w:highlight w:val="yellow"/>
          </w:rPr>
          <w:t xml:space="preserve"> pathway</w:t>
        </w:r>
      </w:ins>
      <w:r w:rsidR="004F5B10" w:rsidRPr="00D34731">
        <w:rPr>
          <w:rFonts w:ascii="標楷體" w:eastAsia="標楷體" w:hAnsi="標楷體" w:hint="eastAsia"/>
          <w:sz w:val="20"/>
          <w:szCs w:val="20"/>
          <w:highlight w:val="yellow"/>
        </w:rPr>
        <w:t xml:space="preserve"> )</w:t>
      </w:r>
    </w:p>
    <w:p w:rsidR="0066225B" w:rsidRPr="00D34731" w:rsidRDefault="004E5A12"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D)腫瘤體積</w:t>
      </w:r>
      <w:r w:rsidR="0095207C" w:rsidRPr="00D34731">
        <w:rPr>
          <w:rFonts w:ascii="標楷體" w:eastAsia="標楷體" w:hAnsi="標楷體" w:hint="eastAsia"/>
          <w:sz w:val="20"/>
          <w:szCs w:val="20"/>
        </w:rPr>
        <w:t>(Tumor</w:t>
      </w:r>
      <w:r w:rsidR="00866AD8" w:rsidRPr="00D34731">
        <w:rPr>
          <w:rFonts w:ascii="標楷體" w:eastAsia="標楷體" w:hAnsi="標楷體" w:hint="eastAsia"/>
          <w:sz w:val="20"/>
          <w:szCs w:val="20"/>
        </w:rPr>
        <w:t xml:space="preserve"> volume</w:t>
      </w:r>
      <w:r w:rsidR="0095207C" w:rsidRPr="00D34731">
        <w:rPr>
          <w:rFonts w:ascii="標楷體" w:eastAsia="標楷體" w:hAnsi="標楷體" w:hint="eastAsia"/>
          <w:sz w:val="20"/>
          <w:szCs w:val="20"/>
        </w:rPr>
        <w:t>)</w:t>
      </w:r>
    </w:p>
    <w:p w:rsidR="0066225B" w:rsidRPr="00D34731" w:rsidRDefault="0066225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17.(C)一位受到全身輻射暴露第十一天，但不詳劑量的人敘述他的症狀，第一天：噁心，第二天：覺得比較舒服，第八天：腹瀉，第十天：全頭髮掉落，下列何者是合適的處理方式？</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lastRenderedPageBreak/>
        <w:t>A)後續可能產生中樞神經症狀，沒辦法治療，只需觀察</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B)可能產生胃腸症候群，建議根據症狀治療</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C)後續極可能產生造血功能方面的問題，建議骨髓移植</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D)症狀並不嚴重，最多給與抗生素預防感染即可</w:t>
      </w:r>
    </w:p>
    <w:p w:rsidR="0066225B" w:rsidRPr="00D34731" w:rsidRDefault="0066225B"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18.(A)</w:t>
      </w:r>
      <w:proofErr w:type="gramStart"/>
      <w:r w:rsidRPr="00D34731">
        <w:rPr>
          <w:rFonts w:ascii="標楷體" w:eastAsia="標楷體" w:hAnsi="標楷體" w:hint="eastAsia"/>
          <w:sz w:val="20"/>
          <w:szCs w:val="20"/>
        </w:rPr>
        <w:t>關於</w:t>
      </w:r>
      <w:r w:rsidR="002924B9" w:rsidRPr="00D34731">
        <w:rPr>
          <w:rFonts w:ascii="標楷體" w:eastAsia="標楷體" w:hAnsi="標楷體" w:hint="eastAsia"/>
          <w:sz w:val="20"/>
          <w:szCs w:val="20"/>
        </w:rPr>
        <w:t>α</w:t>
      </w:r>
      <w:proofErr w:type="gramEnd"/>
      <w:r w:rsidR="002924B9" w:rsidRPr="00D34731">
        <w:rPr>
          <w:rFonts w:ascii="標楷體" w:eastAsia="標楷體" w:hAnsi="標楷體" w:hint="eastAsia"/>
          <w:sz w:val="20"/>
          <w:szCs w:val="20"/>
        </w:rPr>
        <w:t>/β</w:t>
      </w:r>
      <w:r w:rsidRPr="00D34731">
        <w:rPr>
          <w:rFonts w:ascii="標楷體" w:eastAsia="標楷體" w:hAnsi="標楷體" w:hint="eastAsia"/>
          <w:sz w:val="20"/>
          <w:szCs w:val="20"/>
        </w:rPr>
        <w:t>的敘述何者錯誤？</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A)單位為I/Gy</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B)快速反應組織</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Acutely responding tissues)其</w:t>
      </w:r>
      <w:r w:rsidR="002924B9" w:rsidRPr="00D34731">
        <w:rPr>
          <w:rFonts w:ascii="標楷體" w:eastAsia="標楷體" w:hAnsi="標楷體" w:hint="eastAsia"/>
          <w:sz w:val="20"/>
          <w:szCs w:val="20"/>
        </w:rPr>
        <w:t>α</w:t>
      </w:r>
      <w:r w:rsidR="002924B9" w:rsidRPr="00D34731">
        <w:rPr>
          <w:rFonts w:ascii="標楷體" w:eastAsia="標楷體" w:hAnsi="標楷體"/>
          <w:sz w:val="20"/>
          <w:szCs w:val="20"/>
        </w:rPr>
        <w:t>/β</w:t>
      </w:r>
      <w:r w:rsidRPr="00D34731">
        <w:rPr>
          <w:rFonts w:ascii="標楷體" w:eastAsia="標楷體" w:hAnsi="標楷體" w:hint="eastAsia"/>
          <w:sz w:val="20"/>
          <w:szCs w:val="20"/>
        </w:rPr>
        <w:t>約7-20</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C)晚期反應組織</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Late-responding tissues)其</w:t>
      </w:r>
      <w:r w:rsidR="002924B9" w:rsidRPr="00D34731">
        <w:rPr>
          <w:rFonts w:ascii="標楷體" w:eastAsia="標楷體" w:hAnsi="標楷體" w:hint="eastAsia"/>
          <w:sz w:val="20"/>
          <w:szCs w:val="20"/>
        </w:rPr>
        <w:t>α</w:t>
      </w:r>
      <w:r w:rsidR="002924B9" w:rsidRPr="00D34731">
        <w:rPr>
          <w:rFonts w:ascii="標楷體" w:eastAsia="標楷體" w:hAnsi="標楷體"/>
          <w:sz w:val="20"/>
          <w:szCs w:val="20"/>
        </w:rPr>
        <w:t>/β</w:t>
      </w:r>
      <w:r w:rsidRPr="00D34731">
        <w:rPr>
          <w:rFonts w:ascii="標楷體" w:eastAsia="標楷體" w:hAnsi="標楷體" w:hint="eastAsia"/>
          <w:sz w:val="20"/>
          <w:szCs w:val="20"/>
        </w:rPr>
        <w:t>約0.5-6</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w:t>
      </w:r>
      <w:r w:rsidR="002924B9" w:rsidRPr="00D34731">
        <w:rPr>
          <w:rFonts w:hint="eastAsia"/>
          <w:sz w:val="20"/>
          <w:szCs w:val="20"/>
        </w:rPr>
        <w:t xml:space="preserve"> </w:t>
      </w:r>
      <w:r w:rsidR="002924B9" w:rsidRPr="00D34731">
        <w:rPr>
          <w:rFonts w:ascii="標楷體" w:eastAsia="標楷體" w:hAnsi="標楷體" w:hint="eastAsia"/>
          <w:sz w:val="20"/>
          <w:szCs w:val="20"/>
        </w:rPr>
        <w:t>α</w:t>
      </w:r>
      <w:r w:rsidR="002924B9" w:rsidRPr="00D34731">
        <w:rPr>
          <w:rFonts w:ascii="標楷體" w:eastAsia="標楷體" w:hAnsi="標楷體"/>
          <w:sz w:val="20"/>
          <w:szCs w:val="20"/>
        </w:rPr>
        <w:t>/β</w:t>
      </w:r>
      <w:proofErr w:type="gramStart"/>
      <w:r w:rsidRPr="00D34731">
        <w:rPr>
          <w:rFonts w:ascii="標楷體" w:eastAsia="標楷體" w:hAnsi="標楷體" w:hint="eastAsia"/>
          <w:sz w:val="20"/>
          <w:szCs w:val="20"/>
        </w:rPr>
        <w:t>非定值</w:t>
      </w:r>
      <w:proofErr w:type="gramEnd"/>
    </w:p>
    <w:p w:rsidR="0066225B" w:rsidRPr="00D34731" w:rsidRDefault="0066225B"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19.(A)有關輻射對於生殖細胞的影響，何者錯誤？</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A)0.15Gy就會造成</w:t>
      </w:r>
      <w:proofErr w:type="gramStart"/>
      <w:r w:rsidRPr="00D34731">
        <w:rPr>
          <w:rFonts w:ascii="標楷體" w:eastAsia="標楷體" w:hAnsi="標楷體" w:hint="eastAsia"/>
          <w:sz w:val="20"/>
          <w:szCs w:val="20"/>
        </w:rPr>
        <w:t>睾</w:t>
      </w:r>
      <w:proofErr w:type="gramEnd"/>
      <w:r w:rsidRPr="00D34731">
        <w:rPr>
          <w:rFonts w:ascii="標楷體" w:eastAsia="標楷體" w:hAnsi="標楷體" w:hint="eastAsia"/>
          <w:sz w:val="20"/>
          <w:szCs w:val="20"/>
        </w:rPr>
        <w:t>丸暫時性無精症</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azoospermia)</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B)Fractionated照射此single dose對性腺的傷害更大</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C)對於青春期前的女性，造成永久不孕的劑量為12Gy</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D)Azoospermia的持續時間為劑量依賴</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Dose-dependent)</w:t>
      </w:r>
    </w:p>
    <w:p w:rsidR="0066225B" w:rsidRPr="00D34731" w:rsidRDefault="0066225B"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 xml:space="preserve">20.(A)關於 </w:t>
      </w:r>
      <w:r w:rsidR="002815A8" w:rsidRPr="00D34731">
        <w:rPr>
          <w:rFonts w:ascii="標楷體" w:eastAsia="標楷體" w:hAnsi="標楷體" w:hint="eastAsia"/>
          <w:sz w:val="20"/>
          <w:szCs w:val="20"/>
        </w:rPr>
        <w:t>α</w:t>
      </w:r>
      <w:r w:rsidR="002815A8" w:rsidRPr="00D34731">
        <w:rPr>
          <w:rFonts w:ascii="標楷體" w:eastAsia="標楷體" w:hAnsi="標楷體"/>
          <w:sz w:val="20"/>
          <w:szCs w:val="20"/>
        </w:rPr>
        <w:t>/β</w:t>
      </w:r>
      <w:r w:rsidR="002815A8"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value在臨床放射治療之應用，下列描述何者錯誤？</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A)Skin</w:t>
      </w:r>
      <w:r w:rsidR="000B49B8" w:rsidRPr="00D34731">
        <w:rPr>
          <w:rFonts w:ascii="標楷體" w:eastAsia="標楷體" w:hAnsi="標楷體" w:hint="eastAsia"/>
          <w:sz w:val="20"/>
          <w:szCs w:val="20"/>
        </w:rPr>
        <w:t xml:space="preserve"> (</w:t>
      </w:r>
      <w:r w:rsidR="000B49B8" w:rsidRPr="00D34731">
        <w:rPr>
          <w:rFonts w:ascii="標楷體" w:eastAsia="標楷體" w:hAnsi="標楷體" w:hint="eastAsia"/>
          <w:sz w:val="20"/>
          <w:szCs w:val="20"/>
          <w:highlight w:val="yellow"/>
        </w:rPr>
        <w:t>desqua</w:t>
      </w:r>
      <w:del w:id="93" w:author="user" w:date="2017-11-08T11:50:00Z">
        <w:r w:rsidR="000B49B8" w:rsidRPr="00D34731" w:rsidDel="00E41E52">
          <w:rPr>
            <w:rFonts w:ascii="標楷體" w:eastAsia="標楷體" w:hAnsi="標楷體" w:hint="eastAsia"/>
            <w:sz w:val="20"/>
            <w:szCs w:val="20"/>
            <w:highlight w:val="yellow"/>
          </w:rPr>
          <w:delText>r</w:delText>
        </w:r>
      </w:del>
      <w:ins w:id="94" w:author="user" w:date="2017-11-08T11:50:00Z">
        <w:r w:rsidR="00E41E52">
          <w:rPr>
            <w:rFonts w:ascii="標楷體" w:eastAsia="標楷體" w:hAnsi="標楷體" w:hint="eastAsia"/>
            <w:sz w:val="20"/>
            <w:szCs w:val="20"/>
            <w:highlight w:val="yellow"/>
          </w:rPr>
          <w:t>m</w:t>
        </w:r>
      </w:ins>
      <w:del w:id="95" w:author="user" w:date="2017-11-08T11:50:00Z">
        <w:r w:rsidR="000B49B8" w:rsidRPr="00D34731" w:rsidDel="00E41E52">
          <w:rPr>
            <w:rFonts w:ascii="標楷體" w:eastAsia="標楷體" w:hAnsi="標楷體" w:hint="eastAsia"/>
            <w:sz w:val="20"/>
            <w:szCs w:val="20"/>
            <w:highlight w:val="yellow"/>
          </w:rPr>
          <w:delText>n</w:delText>
        </w:r>
      </w:del>
      <w:r w:rsidR="000B49B8" w:rsidRPr="00D34731">
        <w:rPr>
          <w:rFonts w:ascii="標楷體" w:eastAsia="標楷體" w:hAnsi="標楷體" w:hint="eastAsia"/>
          <w:sz w:val="20"/>
          <w:szCs w:val="20"/>
          <w:highlight w:val="yellow"/>
        </w:rPr>
        <w:t>ation</w:t>
      </w:r>
      <w:r w:rsidR="000B49B8" w:rsidRPr="00D34731">
        <w:rPr>
          <w:rFonts w:ascii="標楷體" w:eastAsia="標楷體" w:hAnsi="標楷體" w:hint="eastAsia"/>
          <w:sz w:val="20"/>
          <w:szCs w:val="20"/>
        </w:rPr>
        <w:t>)</w:t>
      </w:r>
      <w:r w:rsidRPr="00D34731">
        <w:rPr>
          <w:rFonts w:ascii="標楷體" w:eastAsia="標楷體" w:hAnsi="標楷體" w:hint="eastAsia"/>
          <w:sz w:val="20"/>
          <w:szCs w:val="20"/>
        </w:rPr>
        <w:t xml:space="preserve"> 其</w:t>
      </w:r>
      <w:r w:rsidR="007064E5" w:rsidRPr="00D34731">
        <w:rPr>
          <w:rFonts w:ascii="標楷體" w:eastAsia="標楷體" w:hAnsi="標楷體" w:hint="eastAsia"/>
          <w:sz w:val="20"/>
          <w:szCs w:val="20"/>
        </w:rPr>
        <w:t>α</w:t>
      </w:r>
      <w:r w:rsidR="007064E5" w:rsidRPr="00D34731">
        <w:rPr>
          <w:rFonts w:ascii="標楷體" w:eastAsia="標楷體" w:hAnsi="標楷體"/>
          <w:sz w:val="20"/>
          <w:szCs w:val="20"/>
        </w:rPr>
        <w:t>/β</w:t>
      </w:r>
      <w:r w:rsidRPr="00D34731">
        <w:rPr>
          <w:rFonts w:ascii="標楷體" w:eastAsia="標楷體" w:hAnsi="標楷體" w:hint="eastAsia"/>
          <w:sz w:val="20"/>
          <w:szCs w:val="20"/>
        </w:rPr>
        <w:t>大多介於3.1-4.5</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實驗Animal)</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B)Spinal cord(lumbar)其</w:t>
      </w:r>
      <w:r w:rsidR="007064E5" w:rsidRPr="00D34731">
        <w:rPr>
          <w:rFonts w:ascii="標楷體" w:eastAsia="標楷體" w:hAnsi="標楷體" w:hint="eastAsia"/>
          <w:sz w:val="20"/>
          <w:szCs w:val="20"/>
        </w:rPr>
        <w:t>α</w:t>
      </w:r>
      <w:r w:rsidR="007064E5" w:rsidRPr="00D34731">
        <w:rPr>
          <w:rFonts w:ascii="標楷體" w:eastAsia="標楷體" w:hAnsi="標楷體"/>
          <w:sz w:val="20"/>
          <w:szCs w:val="20"/>
        </w:rPr>
        <w:t>/β</w:t>
      </w:r>
      <w:r w:rsidRPr="00D34731">
        <w:rPr>
          <w:rFonts w:ascii="標楷體" w:eastAsia="標楷體" w:hAnsi="標楷體" w:hint="eastAsia"/>
          <w:sz w:val="20"/>
          <w:szCs w:val="20"/>
        </w:rPr>
        <w:t>大多介於3.7-4.9</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實驗Animal)</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C)colon(weight loss)其</w:t>
      </w:r>
      <w:r w:rsidR="007064E5" w:rsidRPr="00D34731">
        <w:rPr>
          <w:rFonts w:ascii="標楷體" w:eastAsia="標楷體" w:hAnsi="標楷體" w:hint="eastAsia"/>
          <w:sz w:val="20"/>
          <w:szCs w:val="20"/>
        </w:rPr>
        <w:t>α</w:t>
      </w:r>
      <w:r w:rsidR="007064E5" w:rsidRPr="00D34731">
        <w:rPr>
          <w:rFonts w:ascii="標楷體" w:eastAsia="標楷體" w:hAnsi="標楷體"/>
          <w:sz w:val="20"/>
          <w:szCs w:val="20"/>
        </w:rPr>
        <w:t>/β</w:t>
      </w:r>
      <w:r w:rsidRPr="00D34731">
        <w:rPr>
          <w:rFonts w:ascii="標楷體" w:eastAsia="標楷體" w:hAnsi="標楷體" w:hint="eastAsia"/>
          <w:sz w:val="20"/>
          <w:szCs w:val="20"/>
        </w:rPr>
        <w:t>大多介於3.1-5.0</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實驗Animal)</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D)Testis(clones)其</w:t>
      </w:r>
      <w:r w:rsidR="007064E5" w:rsidRPr="00D34731">
        <w:rPr>
          <w:rFonts w:ascii="標楷體" w:eastAsia="標楷體" w:hAnsi="標楷體" w:hint="eastAsia"/>
          <w:sz w:val="20"/>
          <w:szCs w:val="20"/>
        </w:rPr>
        <w:t>α</w:t>
      </w:r>
      <w:r w:rsidR="007064E5" w:rsidRPr="00D34731">
        <w:rPr>
          <w:rFonts w:ascii="標楷體" w:eastAsia="標楷體" w:hAnsi="標楷體"/>
          <w:sz w:val="20"/>
          <w:szCs w:val="20"/>
        </w:rPr>
        <w:t>/β</w:t>
      </w:r>
      <w:r w:rsidRPr="00D34731">
        <w:rPr>
          <w:rFonts w:ascii="標楷體" w:eastAsia="標楷體" w:hAnsi="標楷體" w:hint="eastAsia"/>
          <w:sz w:val="20"/>
          <w:szCs w:val="20"/>
        </w:rPr>
        <w:t>大多介於12-13之間</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實驗Animal)</w:t>
      </w:r>
    </w:p>
    <w:p w:rsidR="0066225B" w:rsidRPr="00D34731" w:rsidRDefault="0066225B" w:rsidP="00D34731">
      <w:pPr>
        <w:spacing w:line="276" w:lineRule="auto"/>
        <w:ind w:left="708" w:hangingChars="354" w:hanging="708"/>
        <w:jc w:val="left"/>
        <w:rPr>
          <w:rFonts w:ascii="標楷體" w:eastAsia="標楷體" w:hAnsi="標楷體"/>
          <w:sz w:val="20"/>
          <w:szCs w:val="20"/>
        </w:rPr>
      </w:pPr>
      <w:r w:rsidRPr="00D34731">
        <w:rPr>
          <w:rFonts w:ascii="標楷體" w:eastAsia="標楷體" w:hAnsi="標楷體" w:hint="eastAsia"/>
          <w:sz w:val="20"/>
          <w:szCs w:val="20"/>
        </w:rPr>
        <w:t>21.</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A)有關目前用於劑量及證明何者</w:t>
      </w:r>
      <w:proofErr w:type="gramStart"/>
      <w:r w:rsidRPr="00D34731">
        <w:rPr>
          <w:rFonts w:ascii="標楷體" w:eastAsia="標楷體" w:hAnsi="標楷體" w:hint="eastAsia"/>
          <w:sz w:val="20"/>
          <w:szCs w:val="20"/>
        </w:rPr>
        <w:t>鏢</w:t>
      </w:r>
      <w:proofErr w:type="gramEnd"/>
      <w:r w:rsidRPr="00D34731">
        <w:rPr>
          <w:rFonts w:ascii="標楷體" w:eastAsia="標楷體" w:hAnsi="標楷體" w:hint="eastAsia"/>
          <w:sz w:val="20"/>
          <w:szCs w:val="20"/>
        </w:rPr>
        <w:t>靶藥物可以增強放射治療之體外動物實驗描述，下列何者正確？</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A)測量tumor control rate，較能代表其實用性</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B)Volume-dependent model，最能反應其藥物之有效性</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C)經由</w:t>
      </w:r>
      <w:proofErr w:type="gramStart"/>
      <w:r w:rsidRPr="00D34731">
        <w:rPr>
          <w:rFonts w:ascii="標楷體" w:eastAsia="標楷體" w:hAnsi="標楷體" w:hint="eastAsia"/>
          <w:sz w:val="20"/>
          <w:szCs w:val="20"/>
        </w:rPr>
        <w:t>鏢</w:t>
      </w:r>
      <w:proofErr w:type="gramEnd"/>
      <w:r w:rsidRPr="00D34731">
        <w:rPr>
          <w:rFonts w:ascii="標楷體" w:eastAsia="標楷體" w:hAnsi="標楷體" w:hint="eastAsia"/>
          <w:sz w:val="20"/>
          <w:szCs w:val="20"/>
        </w:rPr>
        <w:t>靶藥物來增強放射治療，大部分減少cancer stem cells</w:t>
      </w:r>
    </w:p>
    <w:p w:rsidR="0066225B" w:rsidRPr="00D34731" w:rsidRDefault="0066225B"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D) stem cell tumor control rate 大多與volume-dependent model減少呈高相關性</w:t>
      </w:r>
    </w:p>
    <w:p w:rsidR="0066225B" w:rsidRPr="00D34731" w:rsidRDefault="0066225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22.(B)下列何種repair的負責基因發生變異時，對放射治療的敏感度影響最小？</w:t>
      </w:r>
    </w:p>
    <w:p w:rsidR="0066225B" w:rsidRPr="00D34731" w:rsidRDefault="0066225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A)Homologous</w:t>
      </w:r>
      <w:proofErr w:type="gramEnd"/>
      <w:r w:rsidRPr="00D34731">
        <w:rPr>
          <w:rFonts w:ascii="標楷體" w:eastAsia="標楷體" w:hAnsi="標楷體"/>
          <w:sz w:val="20"/>
          <w:szCs w:val="20"/>
        </w:rPr>
        <w:t xml:space="preserve"> repair</w:t>
      </w:r>
    </w:p>
    <w:p w:rsidR="0066225B" w:rsidRPr="00D34731" w:rsidRDefault="0066225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B)Mismatch</w:t>
      </w:r>
      <w:proofErr w:type="gramEnd"/>
      <w:r w:rsidRPr="00D34731">
        <w:rPr>
          <w:rFonts w:ascii="標楷體" w:eastAsia="標楷體" w:hAnsi="標楷體"/>
          <w:sz w:val="20"/>
          <w:szCs w:val="20"/>
        </w:rPr>
        <w:t xml:space="preserve"> repair</w:t>
      </w:r>
    </w:p>
    <w:p w:rsidR="0066225B" w:rsidRPr="00D34731" w:rsidRDefault="0066225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C)Base</w:t>
      </w:r>
      <w:proofErr w:type="gramEnd"/>
      <w:r w:rsidRPr="00D34731">
        <w:rPr>
          <w:rFonts w:ascii="標楷體" w:eastAsia="標楷體" w:hAnsi="標楷體"/>
          <w:sz w:val="20"/>
          <w:szCs w:val="20"/>
        </w:rPr>
        <w:t xml:space="preserve"> excision repair</w:t>
      </w:r>
    </w:p>
    <w:p w:rsidR="0066225B" w:rsidRPr="00D34731" w:rsidRDefault="0066225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D)Single</w:t>
      </w:r>
      <w:proofErr w:type="gramEnd"/>
      <w:r w:rsidRPr="00D34731">
        <w:rPr>
          <w:rFonts w:ascii="標楷體" w:eastAsia="標楷體" w:hAnsi="標楷體"/>
          <w:sz w:val="20"/>
          <w:szCs w:val="20"/>
        </w:rPr>
        <w:t xml:space="preserve"> strand break repair</w:t>
      </w:r>
    </w:p>
    <w:p w:rsidR="0066225B" w:rsidRPr="00D34731" w:rsidRDefault="0066225B"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23.(B)下列關於phosphorylation H2AX，下列何者錯誤？</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 xml:space="preserve">A)為DNA </w:t>
      </w:r>
      <w:proofErr w:type="spellStart"/>
      <w:r w:rsidRPr="00D34731">
        <w:rPr>
          <w:rFonts w:ascii="標楷體" w:eastAsia="標楷體" w:hAnsi="標楷體" w:hint="eastAsia"/>
          <w:sz w:val="20"/>
          <w:szCs w:val="20"/>
        </w:rPr>
        <w:t>dermage</w:t>
      </w:r>
      <w:proofErr w:type="spellEnd"/>
      <w:r w:rsidRPr="00D34731">
        <w:rPr>
          <w:rFonts w:ascii="標楷體" w:eastAsia="標楷體" w:hAnsi="標楷體" w:hint="eastAsia"/>
          <w:sz w:val="20"/>
          <w:szCs w:val="20"/>
        </w:rPr>
        <w:t xml:space="preserve"> response 中最早發生的現象之</w:t>
      </w:r>
      <w:proofErr w:type="gramStart"/>
      <w:r w:rsidRPr="00D34731">
        <w:rPr>
          <w:rFonts w:ascii="標楷體" w:eastAsia="標楷體" w:hAnsi="標楷體" w:hint="eastAsia"/>
          <w:sz w:val="20"/>
          <w:szCs w:val="20"/>
        </w:rPr>
        <w:t>一</w:t>
      </w:r>
      <w:proofErr w:type="gramEnd"/>
    </w:p>
    <w:p w:rsidR="0066225B" w:rsidRPr="00D34731" w:rsidRDefault="0066225B"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B)phosphorylation H2AX 一般在發生double strand break後6小時才開始產生</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lastRenderedPageBreak/>
        <w:t>C)H2AX 為細胞核內core nucleosome的成分</w:t>
      </w:r>
    </w:p>
    <w:p w:rsidR="0066225B" w:rsidRPr="00D34731" w:rsidRDefault="0066225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D)H2AX的磷酸化可經由ATM或ATR活化所造成</w:t>
      </w:r>
    </w:p>
    <w:p w:rsidR="005B2876" w:rsidRPr="00D34731" w:rsidRDefault="005B2876"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24.(D)放射治療</w:t>
      </w:r>
      <w:proofErr w:type="gramStart"/>
      <w:r w:rsidRPr="00D34731">
        <w:rPr>
          <w:rFonts w:ascii="標楷體" w:eastAsia="標楷體" w:hAnsi="標楷體" w:hint="eastAsia"/>
          <w:sz w:val="20"/>
          <w:szCs w:val="20"/>
        </w:rPr>
        <w:t>之照野體積</w:t>
      </w:r>
      <w:proofErr w:type="gramEnd"/>
      <w:r w:rsidRPr="00D34731">
        <w:rPr>
          <w:rFonts w:ascii="標楷體" w:eastAsia="標楷體" w:hAnsi="標楷體" w:hint="eastAsia"/>
          <w:sz w:val="20"/>
          <w:szCs w:val="20"/>
        </w:rPr>
        <w:t>常會影響治療的後遺症，</w:t>
      </w:r>
      <w:proofErr w:type="gramStart"/>
      <w:r w:rsidRPr="00D34731">
        <w:rPr>
          <w:rFonts w:ascii="標楷體" w:eastAsia="標楷體" w:hAnsi="標楷體" w:hint="eastAsia"/>
          <w:sz w:val="20"/>
          <w:szCs w:val="20"/>
        </w:rPr>
        <w:t>叫照野</w:t>
      </w:r>
      <w:proofErr w:type="gramEnd"/>
      <w:r w:rsidRPr="00D34731">
        <w:rPr>
          <w:rFonts w:ascii="標楷體" w:eastAsia="標楷體" w:hAnsi="標楷體" w:hint="eastAsia"/>
          <w:sz w:val="20"/>
          <w:szCs w:val="20"/>
        </w:rPr>
        <w:t>內之正常組織恢復須依靠</w:t>
      </w:r>
      <w:proofErr w:type="gramStart"/>
      <w:r w:rsidRPr="00D34731">
        <w:rPr>
          <w:rFonts w:ascii="標楷體" w:eastAsia="標楷體" w:hAnsi="標楷體" w:hint="eastAsia"/>
          <w:sz w:val="20"/>
          <w:szCs w:val="20"/>
        </w:rPr>
        <w:t>照也外之</w:t>
      </w:r>
      <w:proofErr w:type="gramEnd"/>
      <w:r w:rsidRPr="00D34731">
        <w:rPr>
          <w:rFonts w:ascii="標楷體" w:eastAsia="標楷體" w:hAnsi="標楷體" w:hint="eastAsia"/>
          <w:sz w:val="20"/>
          <w:szCs w:val="20"/>
        </w:rPr>
        <w:t>幹細胞</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Stem cell)遷移修復傷害，以此模式修復傷害的正常組織，下列何者錯誤？</w:t>
      </w:r>
    </w:p>
    <w:p w:rsidR="005B2876" w:rsidRPr="00D34731" w:rsidRDefault="005B2876"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A)骨髓</w:t>
      </w:r>
    </w:p>
    <w:p w:rsidR="005B2876" w:rsidRPr="00D34731" w:rsidRDefault="005B2876"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B)皮膚</w:t>
      </w:r>
    </w:p>
    <w:p w:rsidR="005B2876" w:rsidRPr="00D34731" w:rsidRDefault="005B2876"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C)口腔黏膜</w:t>
      </w:r>
    </w:p>
    <w:p w:rsidR="005B2876" w:rsidRPr="00D34731" w:rsidRDefault="005B2876"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D)肺臟</w:t>
      </w:r>
    </w:p>
    <w:p w:rsidR="000F191C" w:rsidRPr="00D34731" w:rsidRDefault="000F191C"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25.(C)有關人類皮膚組織對於放射治療的臨床反應(clinical response)的敘述中，下列何者錯誤？</w:t>
      </w:r>
    </w:p>
    <w:p w:rsidR="000F191C" w:rsidRPr="00D34731" w:rsidRDefault="000F191C" w:rsidP="00D34731">
      <w:pPr>
        <w:spacing w:line="276" w:lineRule="auto"/>
        <w:ind w:leftChars="295" w:left="993" w:hanging="285"/>
        <w:jc w:val="left"/>
        <w:rPr>
          <w:rFonts w:ascii="標楷體" w:eastAsia="標楷體" w:hAnsi="標楷體"/>
          <w:sz w:val="20"/>
          <w:szCs w:val="20"/>
        </w:rPr>
      </w:pPr>
      <w:r w:rsidRPr="00D34731">
        <w:rPr>
          <w:rFonts w:ascii="標楷體" w:eastAsia="標楷體" w:hAnsi="標楷體" w:hint="eastAsia"/>
          <w:sz w:val="20"/>
          <w:szCs w:val="20"/>
        </w:rPr>
        <w:t>A)早期反應組織</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early-responding normal tissue)的臨床反應主要是發生於表皮(Epidermis)的變化，而晚期反應組織</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late-responding normal tissue)的臨床反應主要是發生於真皮(dermis)的變化</w:t>
      </w:r>
    </w:p>
    <w:p w:rsidR="000F191C" w:rsidRPr="00D34731" w:rsidRDefault="000F191C"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B)如果皮膚之暴露劑量超過五Gy以上幾個小時後，皮膚就有類似被太陽灼傷(sunburn)之紅腫反應</w:t>
      </w:r>
    </w:p>
    <w:p w:rsidR="000F191C" w:rsidRPr="00D34731" w:rsidRDefault="000F191C"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C)無論暴露劑量的高低，皮膚之復原必須依靠</w:t>
      </w:r>
      <w:proofErr w:type="gramStart"/>
      <w:r w:rsidRPr="00D34731">
        <w:rPr>
          <w:rFonts w:ascii="標楷體" w:eastAsia="標楷體" w:hAnsi="標楷體" w:hint="eastAsia"/>
          <w:sz w:val="20"/>
          <w:szCs w:val="20"/>
        </w:rPr>
        <w:t>放射治療照野內</w:t>
      </w:r>
      <w:proofErr w:type="gramEnd"/>
      <w:r w:rsidRPr="00D34731">
        <w:rPr>
          <w:rFonts w:ascii="標楷體" w:eastAsia="標楷體" w:hAnsi="標楷體" w:hint="eastAsia"/>
          <w:sz w:val="20"/>
          <w:szCs w:val="20"/>
        </w:rPr>
        <w:t>皮膚幹細胞</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stem cell)的增生</w:t>
      </w:r>
    </w:p>
    <w:p w:rsidR="000F191C" w:rsidRPr="00D34731" w:rsidRDefault="000F191C"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D)於放射治療開始後幾天，毛囊的傷害就可能是毛髮</w:t>
      </w:r>
      <w:proofErr w:type="gramStart"/>
      <w:r w:rsidRPr="00D34731">
        <w:rPr>
          <w:rFonts w:ascii="標楷體" w:eastAsia="標楷體" w:hAnsi="標楷體" w:hint="eastAsia"/>
          <w:sz w:val="20"/>
          <w:szCs w:val="20"/>
        </w:rPr>
        <w:t>變短或變</w:t>
      </w:r>
      <w:proofErr w:type="gramEnd"/>
      <w:r w:rsidRPr="00D34731">
        <w:rPr>
          <w:rFonts w:ascii="標楷體" w:eastAsia="標楷體" w:hAnsi="標楷體" w:hint="eastAsia"/>
          <w:sz w:val="20"/>
          <w:szCs w:val="20"/>
        </w:rPr>
        <w:t>細，如劑量再增加，三</w:t>
      </w:r>
      <w:proofErr w:type="gramStart"/>
      <w:r w:rsidRPr="00D34731">
        <w:rPr>
          <w:rFonts w:ascii="標楷體" w:eastAsia="標楷體" w:hAnsi="標楷體" w:hint="eastAsia"/>
          <w:sz w:val="20"/>
          <w:szCs w:val="20"/>
        </w:rPr>
        <w:t>週</w:t>
      </w:r>
      <w:proofErr w:type="gramEnd"/>
      <w:r w:rsidRPr="00D34731">
        <w:rPr>
          <w:rFonts w:ascii="標楷體" w:eastAsia="標楷體" w:hAnsi="標楷體" w:hint="eastAsia"/>
          <w:sz w:val="20"/>
          <w:szCs w:val="20"/>
        </w:rPr>
        <w:t>後就有可能引起毛髮脫落(epilation)</w:t>
      </w:r>
    </w:p>
    <w:p w:rsidR="000F191C" w:rsidRPr="00D34731" w:rsidRDefault="000F191C"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26.(C)某病患為減緩脊椎轉</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T6-T10)之疼痛先前已接受3Gy×12次的放射治療。且該病患的脊髓神經</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spinal cord)都涵蓋在照野內，如果此病患在治療後三</w:t>
      </w:r>
      <w:proofErr w:type="gramStart"/>
      <w:r w:rsidRPr="00D34731">
        <w:rPr>
          <w:rFonts w:ascii="標楷體" w:eastAsia="標楷體" w:hAnsi="標楷體" w:hint="eastAsia"/>
          <w:sz w:val="20"/>
          <w:szCs w:val="20"/>
        </w:rPr>
        <w:t>個</w:t>
      </w:r>
      <w:proofErr w:type="gramEnd"/>
      <w:r w:rsidRPr="00D34731">
        <w:rPr>
          <w:rFonts w:ascii="標楷體" w:eastAsia="標楷體" w:hAnsi="標楷體" w:hint="eastAsia"/>
          <w:sz w:val="20"/>
          <w:szCs w:val="20"/>
        </w:rPr>
        <w:t>月時又因脊椎轉移之疼痛復發要求在治療，請問他的脊髓神經可再接受之2Gy等效劑量</w:t>
      </w:r>
      <w:proofErr w:type="gramStart"/>
      <w:r w:rsidRPr="00D34731">
        <w:rPr>
          <w:rFonts w:ascii="標楷體" w:eastAsia="標楷體" w:hAnsi="標楷體" w:hint="eastAsia"/>
          <w:sz w:val="20"/>
          <w:szCs w:val="20"/>
        </w:rPr>
        <w:t>（</w:t>
      </w:r>
      <w:proofErr w:type="spellStart"/>
      <w:proofErr w:type="gramEnd"/>
      <w:r w:rsidRPr="00D34731">
        <w:rPr>
          <w:rFonts w:ascii="標楷體" w:eastAsia="標楷體" w:hAnsi="標楷體" w:hint="eastAsia"/>
          <w:sz w:val="20"/>
          <w:szCs w:val="20"/>
        </w:rPr>
        <w:t>isoeffective</w:t>
      </w:r>
      <w:proofErr w:type="spellEnd"/>
      <w:r w:rsidRPr="00D34731">
        <w:rPr>
          <w:rFonts w:ascii="標楷體" w:eastAsia="標楷體" w:hAnsi="標楷體" w:hint="eastAsia"/>
          <w:sz w:val="20"/>
          <w:szCs w:val="20"/>
        </w:rPr>
        <w:t xml:space="preserve"> dose in 2Gy fractions 或EQD</w:t>
      </w:r>
      <w:r w:rsidR="00791E9E" w:rsidRPr="00D34731">
        <w:rPr>
          <w:rFonts w:ascii="標楷體" w:eastAsia="標楷體" w:hAnsi="標楷體" w:cs="標楷體" w:hint="eastAsia"/>
          <w:sz w:val="20"/>
          <w:szCs w:val="20"/>
          <w:vertAlign w:val="subscript"/>
        </w:rPr>
        <w:t>2</w:t>
      </w:r>
      <w:r w:rsidRPr="00D34731">
        <w:rPr>
          <w:rFonts w:ascii="標楷體" w:eastAsia="標楷體" w:hAnsi="標楷體" w:hint="eastAsia"/>
          <w:sz w:val="20"/>
          <w:szCs w:val="20"/>
        </w:rPr>
        <w:t>)為何？</w:t>
      </w:r>
    </w:p>
    <w:p w:rsidR="009E2290" w:rsidRPr="00D34731" w:rsidRDefault="000C0284"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 xml:space="preserve">           假設</w:t>
      </w:r>
      <w:r w:rsidR="003952D9" w:rsidRPr="00D34731">
        <w:rPr>
          <w:rFonts w:ascii="標楷體" w:eastAsia="標楷體" w:hAnsi="標楷體" w:hint="eastAsia"/>
          <w:sz w:val="20"/>
          <w:szCs w:val="20"/>
        </w:rPr>
        <w:t>spinal cord之α</w:t>
      </w:r>
      <w:r w:rsidR="003952D9" w:rsidRPr="00D34731">
        <w:rPr>
          <w:rFonts w:ascii="標楷體" w:eastAsia="標楷體" w:hAnsi="標楷體"/>
          <w:sz w:val="20"/>
          <w:szCs w:val="20"/>
        </w:rPr>
        <w:t>/β</w:t>
      </w:r>
      <w:r w:rsidR="003952D9" w:rsidRPr="00D34731">
        <w:rPr>
          <w:rFonts w:ascii="標楷體" w:eastAsia="標楷體" w:hAnsi="標楷體" w:hint="eastAsia"/>
          <w:sz w:val="20"/>
          <w:szCs w:val="20"/>
        </w:rPr>
        <w:t>為2，5年內發生radiation myelitis&lt;5%之耐受性(tolerance)為50Gy</w:t>
      </w:r>
    </w:p>
    <w:p w:rsidR="000F191C" w:rsidRPr="00D34731" w:rsidRDefault="000F191C"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A)10Gy</w:t>
      </w:r>
      <w:proofErr w:type="gramEnd"/>
    </w:p>
    <w:p w:rsidR="000F191C" w:rsidRPr="00D34731" w:rsidRDefault="000F191C"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B)7.5Gy</w:t>
      </w:r>
      <w:proofErr w:type="gramEnd"/>
    </w:p>
    <w:p w:rsidR="000F191C" w:rsidRPr="00D34731" w:rsidRDefault="000F191C"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C)5.0Gy</w:t>
      </w:r>
      <w:proofErr w:type="gramEnd"/>
    </w:p>
    <w:p w:rsidR="000F191C" w:rsidRPr="00D34731" w:rsidRDefault="000F191C"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D)2.5Gy</w:t>
      </w:r>
      <w:proofErr w:type="gramEnd"/>
    </w:p>
    <w:p w:rsidR="000F191C" w:rsidRPr="00D34731" w:rsidRDefault="000F191C"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27.(A)有關大劑量分割放射治療(</w:t>
      </w:r>
      <w:proofErr w:type="spellStart"/>
      <w:r w:rsidRPr="00D34731">
        <w:rPr>
          <w:rFonts w:ascii="標楷體" w:eastAsia="標楷體" w:hAnsi="標楷體" w:hint="eastAsia"/>
          <w:sz w:val="20"/>
          <w:szCs w:val="20"/>
        </w:rPr>
        <w:t>hypofractionated</w:t>
      </w:r>
      <w:proofErr w:type="spellEnd"/>
      <w:r w:rsidRPr="00D34731">
        <w:rPr>
          <w:rFonts w:ascii="標楷體" w:eastAsia="標楷體" w:hAnsi="標楷體" w:hint="eastAsia"/>
          <w:sz w:val="20"/>
          <w:szCs w:val="20"/>
        </w:rPr>
        <w:t xml:space="preserve"> radiotherapy)於放射治療臨床應用上，從放射生物學的角度而言較為有助益的使用時機，下列敘述何者錯誤？</w:t>
      </w:r>
    </w:p>
    <w:p w:rsidR="000F191C" w:rsidRPr="00D34731" w:rsidRDefault="000F191C"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A)腫瘤之</w:t>
      </w:r>
      <w:r w:rsidR="00D25FE9" w:rsidRPr="00D34731">
        <w:rPr>
          <w:rFonts w:ascii="標楷體" w:eastAsia="標楷體" w:hAnsi="標楷體" w:hint="eastAsia"/>
          <w:sz w:val="20"/>
          <w:szCs w:val="20"/>
        </w:rPr>
        <w:t>α</w:t>
      </w:r>
      <w:r w:rsidR="00D25FE9" w:rsidRPr="00D34731">
        <w:rPr>
          <w:rFonts w:ascii="標楷體" w:eastAsia="標楷體" w:hAnsi="標楷體"/>
          <w:sz w:val="20"/>
          <w:szCs w:val="20"/>
        </w:rPr>
        <w:t>/β</w:t>
      </w:r>
      <w:r w:rsidRPr="00D34731">
        <w:rPr>
          <w:rFonts w:ascii="標楷體" w:eastAsia="標楷體" w:hAnsi="標楷體" w:hint="eastAsia"/>
          <w:sz w:val="20"/>
          <w:szCs w:val="20"/>
        </w:rPr>
        <w:t>值較周圍正常組織高</w:t>
      </w:r>
    </w:p>
    <w:p w:rsidR="000F191C" w:rsidRPr="00D34731" w:rsidRDefault="000F191C"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B)腫瘤存在比例較多</w:t>
      </w:r>
      <w:proofErr w:type="gramStart"/>
      <w:r w:rsidRPr="00D34731">
        <w:rPr>
          <w:rFonts w:ascii="標楷體" w:eastAsia="標楷體" w:hAnsi="標楷體" w:hint="eastAsia"/>
          <w:sz w:val="20"/>
          <w:szCs w:val="20"/>
        </w:rPr>
        <w:t>的癌幹細胞（</w:t>
      </w:r>
      <w:proofErr w:type="gramEnd"/>
      <w:r w:rsidRPr="00D34731">
        <w:rPr>
          <w:rFonts w:ascii="標楷體" w:eastAsia="標楷體" w:hAnsi="標楷體" w:hint="eastAsia"/>
          <w:sz w:val="20"/>
          <w:szCs w:val="20"/>
        </w:rPr>
        <w:t>cancer stem cell)</w:t>
      </w:r>
    </w:p>
    <w:p w:rsidR="000F191C" w:rsidRPr="00D34731" w:rsidRDefault="000F191C"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lastRenderedPageBreak/>
        <w:t>C)腫瘤存在比例較多的缺氧癌細胞</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hypoxia cancer cells)</w:t>
      </w:r>
      <w:r w:rsidRPr="00D34731">
        <w:rPr>
          <w:rFonts w:ascii="標楷體" w:eastAsia="標楷體" w:hAnsi="標楷體" w:cs="標楷體" w:hint="eastAsia"/>
          <w:sz w:val="20"/>
          <w:szCs w:val="20"/>
          <w:highlight w:val="yellow"/>
        </w:rPr>
        <w:t>🤓</w:t>
      </w:r>
    </w:p>
    <w:p w:rsidR="000F191C" w:rsidRPr="00D34731" w:rsidRDefault="000F191C"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D)腫瘤存在比例較多的快速增生癌細胞</w:t>
      </w:r>
    </w:p>
    <w:p w:rsidR="000F191C" w:rsidRPr="00D34731" w:rsidRDefault="000F191C"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28.(B)有關人類血液細胞對於放射治療的臨床反應(clinical response)的敘述中，下列何者錯誤？</w:t>
      </w:r>
    </w:p>
    <w:p w:rsidR="000F191C" w:rsidRPr="00D34731" w:rsidRDefault="000F191C"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A)血液細胞之幹細胞(stem cell)對放射治療非常敏感，D0值通常小於1Gy。</w:t>
      </w:r>
    </w:p>
    <w:p w:rsidR="000F191C" w:rsidRPr="00D34731" w:rsidRDefault="000F191C"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B)如果將劑量率降低，或將暴露時間延長，對血液幹細胞的傷害將會減少</w:t>
      </w:r>
    </w:p>
    <w:p w:rsidR="000F191C" w:rsidRPr="00D34731" w:rsidRDefault="000F191C"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C)在全身放射線暴露後，血液中淋巴球的數目通常最快減少</w:t>
      </w:r>
    </w:p>
    <w:p w:rsidR="00DE1EB4" w:rsidRPr="00D34731" w:rsidRDefault="000F191C"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D)在全身放射線暴露後，血液中紅血球的數目通常最慢減少</w:t>
      </w:r>
    </w:p>
    <w:p w:rsidR="00C653AD" w:rsidRPr="00D34731" w:rsidRDefault="00B3263E"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highlight w:val="yellow"/>
        </w:rPr>
        <w:t>29.</w:t>
      </w:r>
      <w:r w:rsidRPr="00D34731">
        <w:rPr>
          <w:rFonts w:ascii="標楷體" w:eastAsia="標楷體" w:hAnsi="標楷體" w:hint="eastAsia"/>
          <w:sz w:val="20"/>
          <w:szCs w:val="20"/>
        </w:rPr>
        <w:t>(C)以下有關</w:t>
      </w:r>
    </w:p>
    <w:p w:rsidR="00B3263E" w:rsidRPr="00D34731" w:rsidRDefault="00B3263E"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highlight w:val="yellow"/>
        </w:rPr>
        <w:t>30.</w:t>
      </w:r>
      <w:r w:rsidRPr="00D34731">
        <w:rPr>
          <w:rFonts w:ascii="標楷體" w:eastAsia="標楷體" w:hAnsi="標楷體" w:hint="eastAsia"/>
          <w:sz w:val="20"/>
          <w:szCs w:val="20"/>
        </w:rPr>
        <w:t>(C)有關正常</w:t>
      </w:r>
    </w:p>
    <w:p w:rsidR="00801361" w:rsidRPr="00D34731" w:rsidRDefault="00801361" w:rsidP="00D34731">
      <w:pPr>
        <w:spacing w:line="276" w:lineRule="auto"/>
        <w:ind w:leftChars="295" w:left="708" w:firstLine="1"/>
        <w:jc w:val="left"/>
        <w:rPr>
          <w:rFonts w:ascii="標楷體" w:eastAsia="標楷體" w:hAnsi="標楷體"/>
          <w:sz w:val="20"/>
          <w:szCs w:val="20"/>
        </w:rPr>
      </w:pPr>
      <w:r w:rsidRPr="00D34731">
        <w:rPr>
          <w:rFonts w:ascii="標楷體" w:eastAsia="標楷體" w:hAnsi="標楷體" w:hint="eastAsia"/>
          <w:sz w:val="20"/>
          <w:szCs w:val="20"/>
        </w:rPr>
        <w:t>BED-biologically effective dose</w:t>
      </w:r>
    </w:p>
    <w:p w:rsidR="000F66BE" w:rsidRPr="00D34731" w:rsidRDefault="000F66BE"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A)</w:t>
      </w:r>
      <w:r w:rsidR="00BC1A0D" w:rsidRPr="00D34731">
        <w:rPr>
          <w:rFonts w:ascii="標楷體" w:eastAsia="標楷體" w:hAnsi="標楷體" w:hint="eastAsia"/>
          <w:sz w:val="20"/>
          <w:szCs w:val="20"/>
        </w:rPr>
        <w:t>如</w:t>
      </w:r>
      <w:proofErr w:type="gramStart"/>
      <w:r w:rsidR="00BC1A0D" w:rsidRPr="00D34731">
        <w:rPr>
          <w:rFonts w:ascii="標楷體" w:eastAsia="標楷體" w:hAnsi="標楷體" w:hint="eastAsia"/>
          <w:sz w:val="20"/>
          <w:szCs w:val="20"/>
        </w:rPr>
        <w:t>假設脊隨神經</w:t>
      </w:r>
      <w:proofErr w:type="gramEnd"/>
      <w:r w:rsidR="00BC1A0D" w:rsidRPr="00D34731">
        <w:rPr>
          <w:rFonts w:ascii="標楷體" w:eastAsia="標楷體" w:hAnsi="標楷體" w:hint="eastAsia"/>
          <w:sz w:val="20"/>
          <w:szCs w:val="20"/>
        </w:rPr>
        <w:t>α/β值為3，且兩個***的時間復元(recovery)，臨床試驗顯示總累積之BED可達單次療效</w:t>
      </w:r>
      <w:proofErr w:type="gramStart"/>
      <w:r w:rsidR="00BC1A0D" w:rsidRPr="00D34731">
        <w:rPr>
          <w:rFonts w:ascii="標楷體" w:eastAsia="標楷體" w:hAnsi="標楷體" w:hint="eastAsia"/>
          <w:sz w:val="20"/>
          <w:szCs w:val="20"/>
        </w:rPr>
        <w:t>之脊隨</w:t>
      </w:r>
      <w:proofErr w:type="gramEnd"/>
      <w:r w:rsidR="00BC1A0D" w:rsidRPr="00D34731">
        <w:rPr>
          <w:rFonts w:ascii="標楷體" w:eastAsia="標楷體" w:hAnsi="標楷體" w:hint="eastAsia"/>
          <w:sz w:val="20"/>
          <w:szCs w:val="20"/>
        </w:rPr>
        <w:t>**的1.30%至1.35%</w:t>
      </w:r>
    </w:p>
    <w:p w:rsidR="000F66BE" w:rsidRPr="00D34731" w:rsidRDefault="000F66BE"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B)</w:t>
      </w:r>
      <w:r w:rsidR="00846C30" w:rsidRPr="00D34731">
        <w:rPr>
          <w:rFonts w:ascii="標楷體" w:eastAsia="標楷體" w:hAnsi="標楷體" w:hint="eastAsia"/>
          <w:sz w:val="20"/>
          <w:szCs w:val="20"/>
        </w:rPr>
        <w:t>如假設*之α/β值為2，且兩個</w:t>
      </w:r>
      <w:proofErr w:type="gramStart"/>
      <w:r w:rsidR="00846C30" w:rsidRPr="00D34731">
        <w:rPr>
          <w:rFonts w:ascii="標楷體" w:eastAsia="標楷體" w:hAnsi="標楷體" w:hint="eastAsia"/>
          <w:sz w:val="20"/>
          <w:szCs w:val="20"/>
        </w:rPr>
        <w:t>療</w:t>
      </w:r>
      <w:proofErr w:type="gramEnd"/>
      <w:r w:rsidR="00846C30" w:rsidRPr="00D34731">
        <w:rPr>
          <w:rFonts w:ascii="標楷體" w:eastAsia="標楷體" w:hAnsi="標楷體" w:hint="eastAsia"/>
          <w:sz w:val="20"/>
          <w:szCs w:val="20"/>
        </w:rPr>
        <w:t>程中有足夠復元，臨床試驗顯示總累積之BED可達100Gy2</w:t>
      </w:r>
    </w:p>
    <w:p w:rsidR="000F66BE" w:rsidRPr="00D34731" w:rsidRDefault="000F66BE"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C)</w:t>
      </w:r>
      <w:r w:rsidR="00F00575" w:rsidRPr="00D34731">
        <w:rPr>
          <w:rFonts w:ascii="標楷體" w:eastAsia="標楷體" w:hAnsi="標楷體" w:hint="eastAsia"/>
          <w:sz w:val="20"/>
          <w:szCs w:val="20"/>
        </w:rPr>
        <w:t>動物實驗顯示腎臟與膀胱於兩個</w:t>
      </w:r>
      <w:proofErr w:type="gramStart"/>
      <w:r w:rsidR="00F00575" w:rsidRPr="00D34731">
        <w:rPr>
          <w:rFonts w:ascii="標楷體" w:eastAsia="標楷體" w:hAnsi="標楷體" w:hint="eastAsia"/>
          <w:sz w:val="20"/>
          <w:szCs w:val="20"/>
        </w:rPr>
        <w:t>療</w:t>
      </w:r>
      <w:proofErr w:type="gramEnd"/>
      <w:r w:rsidR="00F00575" w:rsidRPr="00D34731">
        <w:rPr>
          <w:rFonts w:ascii="標楷體" w:eastAsia="標楷體" w:hAnsi="標楷體" w:hint="eastAsia"/>
          <w:sz w:val="20"/>
          <w:szCs w:val="20"/>
        </w:rPr>
        <w:t>程中有足夠復元與耐受性</w:t>
      </w:r>
    </w:p>
    <w:p w:rsidR="000F66BE" w:rsidRPr="00D34731" w:rsidRDefault="000F66BE"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D)</w:t>
      </w:r>
      <w:r w:rsidR="00F00575" w:rsidRPr="00D34731">
        <w:rPr>
          <w:rFonts w:ascii="標楷體" w:eastAsia="標楷體" w:hAnsi="標楷體" w:hint="eastAsia"/>
          <w:sz w:val="20"/>
          <w:szCs w:val="20"/>
        </w:rPr>
        <w:t>整體而言，早期反應組織(early-responding normal tissue)較晚期反應組織(late-responding normal tissue)</w:t>
      </w:r>
      <w:r w:rsidR="008D5DB8" w:rsidRPr="00D34731">
        <w:rPr>
          <w:rFonts w:ascii="標楷體" w:eastAsia="標楷體" w:hAnsi="標楷體" w:hint="eastAsia"/>
          <w:sz w:val="20"/>
          <w:szCs w:val="20"/>
        </w:rPr>
        <w:t>對於再*放射耐受性較佳</w:t>
      </w:r>
    </w:p>
    <w:p w:rsidR="005F5C67" w:rsidRPr="00D34731" w:rsidRDefault="005F5C67" w:rsidP="00D34731">
      <w:pPr>
        <w:spacing w:line="276" w:lineRule="auto"/>
        <w:ind w:left="590" w:hangingChars="295" w:hanging="590"/>
        <w:rPr>
          <w:rFonts w:ascii="標楷體" w:eastAsia="標楷體" w:hAnsi="標楷體"/>
          <w:sz w:val="20"/>
          <w:szCs w:val="20"/>
        </w:rPr>
      </w:pPr>
      <w:r w:rsidRPr="00D34731">
        <w:rPr>
          <w:rFonts w:ascii="標楷體" w:eastAsia="標楷體" w:hAnsi="標楷體" w:hint="eastAsia"/>
          <w:sz w:val="20"/>
          <w:szCs w:val="20"/>
          <w:highlight w:val="yellow"/>
        </w:rPr>
        <w:t>31.</w:t>
      </w:r>
      <w:r w:rsidRPr="00D34731">
        <w:rPr>
          <w:rFonts w:ascii="標楷體" w:eastAsia="標楷體" w:hAnsi="標楷體" w:hint="eastAsia"/>
          <w:sz w:val="20"/>
          <w:szCs w:val="20"/>
        </w:rPr>
        <w:t>(D)理論值的潛在腫瘤倍增時間</w:t>
      </w:r>
      <w:r w:rsidRPr="00D34731">
        <w:rPr>
          <w:rFonts w:ascii="標楷體" w:eastAsia="標楷體" w:hAnsi="標楷體" w:hint="eastAsia"/>
          <w:sz w:val="20"/>
          <w:szCs w:val="20"/>
          <w:highlight w:val="yellow"/>
        </w:rPr>
        <w:t>(Tumor potential doubl</w:t>
      </w:r>
      <w:ins w:id="96" w:author="user" w:date="2017-11-08T11:52:00Z">
        <w:r w:rsidR="001B0CE8">
          <w:rPr>
            <w:rFonts w:ascii="標楷體" w:eastAsia="標楷體" w:hAnsi="標楷體" w:hint="eastAsia"/>
            <w:sz w:val="20"/>
            <w:szCs w:val="20"/>
            <w:highlight w:val="yellow"/>
          </w:rPr>
          <w:t xml:space="preserve">ing </w:t>
        </w:r>
        <w:proofErr w:type="spellStart"/>
        <w:r w:rsidR="001B0CE8">
          <w:rPr>
            <w:rFonts w:ascii="標楷體" w:eastAsia="標楷體" w:hAnsi="標楷體" w:hint="eastAsia"/>
            <w:sz w:val="20"/>
            <w:szCs w:val="20"/>
            <w:highlight w:val="yellow"/>
          </w:rPr>
          <w:t>tim</w:t>
        </w:r>
      </w:ins>
      <w:proofErr w:type="spellEnd"/>
      <w:del w:id="97" w:author="user" w:date="2017-11-08T11:52:00Z">
        <w:r w:rsidRPr="00D34731" w:rsidDel="001B0CE8">
          <w:rPr>
            <w:rFonts w:ascii="標楷體" w:eastAsia="標楷體" w:hAnsi="標楷體" w:hint="eastAsia"/>
            <w:sz w:val="20"/>
            <w:szCs w:val="20"/>
            <w:highlight w:val="yellow"/>
          </w:rPr>
          <w:delText>e</w:delText>
        </w:r>
      </w:del>
      <w:r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 xml:space="preserve">與實際臨床觀察到的腫瘤體積倍增時間(Tumor volume </w:t>
      </w:r>
      <w:ins w:id="98" w:author="user" w:date="2017-11-08T11:53:00Z">
        <w:r w:rsidR="001B0CE8">
          <w:rPr>
            <w:rFonts w:ascii="標楷體" w:eastAsia="標楷體" w:hAnsi="標楷體" w:hint="eastAsia"/>
            <w:sz w:val="20"/>
            <w:szCs w:val="20"/>
          </w:rPr>
          <w:t xml:space="preserve">doubling </w:t>
        </w:r>
        <w:proofErr w:type="spellStart"/>
        <w:r w:rsidR="001B0CE8">
          <w:rPr>
            <w:rFonts w:ascii="標楷體" w:eastAsia="標楷體" w:hAnsi="標楷體" w:hint="eastAsia"/>
            <w:sz w:val="20"/>
            <w:szCs w:val="20"/>
          </w:rPr>
          <w:t>time</w:t>
        </w:r>
      </w:ins>
      <w:del w:id="99" w:author="user" w:date="2017-11-08T11:53:00Z">
        <w:r w:rsidRPr="00D34731" w:rsidDel="001B0CE8">
          <w:rPr>
            <w:rFonts w:ascii="標楷體" w:eastAsia="標楷體" w:hAnsi="標楷體" w:hint="eastAsia"/>
            <w:sz w:val="20"/>
            <w:szCs w:val="20"/>
          </w:rPr>
          <w:delText>fractions</w:delText>
        </w:r>
      </w:del>
      <w:r w:rsidRPr="00D34731">
        <w:rPr>
          <w:rFonts w:ascii="標楷體" w:eastAsia="標楷體" w:hAnsi="標楷體" w:hint="eastAsia"/>
          <w:sz w:val="20"/>
          <w:szCs w:val="20"/>
        </w:rPr>
        <w:t>,VD</w:t>
      </w:r>
      <w:ins w:id="100" w:author="user" w:date="2017-11-08T11:53:00Z">
        <w:r w:rsidR="001B0CE8">
          <w:rPr>
            <w:rFonts w:ascii="標楷體" w:eastAsia="標楷體" w:hAnsi="標楷體" w:hint="eastAsia"/>
            <w:sz w:val="20"/>
            <w:szCs w:val="20"/>
          </w:rPr>
          <w:t>T</w:t>
        </w:r>
      </w:ins>
      <w:proofErr w:type="spellEnd"/>
      <w:r w:rsidRPr="00D34731">
        <w:rPr>
          <w:rFonts w:ascii="標楷體" w:eastAsia="標楷體" w:hAnsi="標楷體" w:hint="eastAsia"/>
          <w:sz w:val="20"/>
          <w:szCs w:val="20"/>
        </w:rPr>
        <w:t>)，適當的差距以下何者錯誤?</w:t>
      </w:r>
    </w:p>
    <w:p w:rsidR="005F5C67" w:rsidRPr="00D34731" w:rsidRDefault="005F5C67" w:rsidP="00D34731">
      <w:pPr>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 xml:space="preserve">A)腫瘤的生長分率(Growth </w:t>
      </w:r>
      <w:proofErr w:type="spellStart"/>
      <w:r w:rsidRPr="00D34731">
        <w:rPr>
          <w:rFonts w:ascii="標楷體" w:eastAsia="標楷體" w:hAnsi="標楷體" w:hint="eastAsia"/>
          <w:sz w:val="20"/>
          <w:szCs w:val="20"/>
        </w:rPr>
        <w:t>fractions,GF</w:t>
      </w:r>
      <w:proofErr w:type="spellEnd"/>
      <w:r w:rsidRPr="00D34731">
        <w:rPr>
          <w:rFonts w:ascii="標楷體" w:eastAsia="標楷體" w:hAnsi="標楷體" w:hint="eastAsia"/>
          <w:sz w:val="20"/>
          <w:szCs w:val="20"/>
        </w:rPr>
        <w:t xml:space="preserve">)為50細胞週期時間(Cell cycle </w:t>
      </w:r>
      <w:proofErr w:type="spellStart"/>
      <w:r w:rsidRPr="00D34731">
        <w:rPr>
          <w:rFonts w:ascii="標楷體" w:eastAsia="標楷體" w:hAnsi="標楷體" w:hint="eastAsia"/>
          <w:sz w:val="20"/>
          <w:szCs w:val="20"/>
        </w:rPr>
        <w:t>time,Tc</w:t>
      </w:r>
      <w:proofErr w:type="spellEnd"/>
      <w:r w:rsidRPr="00D34731">
        <w:rPr>
          <w:rFonts w:ascii="標楷體" w:eastAsia="標楷體" w:hAnsi="標楷體" w:hint="eastAsia"/>
          <w:sz w:val="20"/>
          <w:szCs w:val="20"/>
        </w:rPr>
        <w:t>)為2天時，腫瘤倍增時間</w:t>
      </w:r>
      <w:r w:rsidRPr="00D34731">
        <w:rPr>
          <w:rFonts w:ascii="標楷體" w:eastAsia="標楷體" w:hAnsi="標楷體" w:hint="eastAsia"/>
          <w:sz w:val="20"/>
          <w:szCs w:val="20"/>
          <w:highlight w:val="yellow"/>
        </w:rPr>
        <w:t>(</w:t>
      </w:r>
      <w:proofErr w:type="spellStart"/>
      <w:r w:rsidRPr="00D34731">
        <w:rPr>
          <w:rFonts w:ascii="標楷體" w:eastAsia="標楷體" w:hAnsi="標楷體" w:hint="eastAsia"/>
          <w:sz w:val="20"/>
          <w:szCs w:val="20"/>
          <w:highlight w:val="yellow"/>
        </w:rPr>
        <w:t>T</w:t>
      </w:r>
      <w:ins w:id="101" w:author="user" w:date="2017-11-08T11:55:00Z">
        <w:r w:rsidR="001B0CE8">
          <w:rPr>
            <w:rFonts w:ascii="標楷體" w:eastAsia="標楷體" w:hAnsi="標楷體" w:hint="eastAsia"/>
            <w:sz w:val="20"/>
            <w:szCs w:val="20"/>
            <w:highlight w:val="yellow"/>
          </w:rPr>
          <w:t>pot</w:t>
        </w:r>
      </w:ins>
      <w:proofErr w:type="spellEnd"/>
      <w:r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為4天</w:t>
      </w:r>
    </w:p>
    <w:p w:rsidR="005F5C67" w:rsidRPr="00D34731" w:rsidRDefault="005F5C67" w:rsidP="00D34731">
      <w:pPr>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B)腫瘤倍增時間(T)與到的腫瘤體積倍增時間，兩者的差距為細胞流失(Cell lose)</w:t>
      </w:r>
    </w:p>
    <w:p w:rsidR="005F5C67" w:rsidRPr="00D34731" w:rsidRDefault="005F5C67" w:rsidP="00D34731">
      <w:pPr>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C)頭頸癌的腫瘤細胞流失因子(Cell los</w:t>
      </w:r>
      <w:ins w:id="102" w:author="user" w:date="2017-11-08T11:54:00Z">
        <w:r w:rsidR="001B0CE8">
          <w:rPr>
            <w:rFonts w:ascii="標楷體" w:eastAsia="標楷體" w:hAnsi="標楷體" w:hint="eastAsia"/>
            <w:sz w:val="20"/>
            <w:szCs w:val="20"/>
          </w:rPr>
          <w:t>s</w:t>
        </w:r>
      </w:ins>
      <w:del w:id="103" w:author="user" w:date="2017-11-08T11:55:00Z">
        <w:r w:rsidRPr="00D34731" w:rsidDel="001B0CE8">
          <w:rPr>
            <w:rFonts w:ascii="標楷體" w:eastAsia="標楷體" w:hAnsi="標楷體" w:hint="eastAsia"/>
            <w:sz w:val="20"/>
            <w:szCs w:val="20"/>
          </w:rPr>
          <w:delText>e</w:delText>
        </w:r>
      </w:del>
      <w:r w:rsidRPr="00D34731">
        <w:rPr>
          <w:rFonts w:ascii="標楷體" w:eastAsia="標楷體" w:hAnsi="標楷體" w:hint="eastAsia"/>
          <w:sz w:val="20"/>
          <w:szCs w:val="20"/>
        </w:rPr>
        <w:t xml:space="preserve"> f</w:t>
      </w:r>
      <w:del w:id="104" w:author="user" w:date="2017-11-08T11:55:00Z">
        <w:r w:rsidRPr="00D34731" w:rsidDel="001B0CE8">
          <w:rPr>
            <w:rFonts w:ascii="標楷體" w:eastAsia="標楷體" w:hAnsi="標楷體" w:hint="eastAsia"/>
            <w:sz w:val="20"/>
            <w:szCs w:val="20"/>
          </w:rPr>
          <w:delText>r</w:delText>
        </w:r>
      </w:del>
      <w:r w:rsidRPr="00D34731">
        <w:rPr>
          <w:rFonts w:ascii="標楷體" w:eastAsia="標楷體" w:hAnsi="標楷體" w:hint="eastAsia"/>
          <w:sz w:val="20"/>
          <w:szCs w:val="20"/>
        </w:rPr>
        <w:t>a</w:t>
      </w:r>
      <w:ins w:id="105" w:author="user" w:date="2017-11-08T11:55:00Z">
        <w:r w:rsidR="001B0CE8">
          <w:rPr>
            <w:rFonts w:ascii="標楷體" w:eastAsia="標楷體" w:hAnsi="標楷體" w:hint="eastAsia"/>
            <w:sz w:val="20"/>
            <w:szCs w:val="20"/>
          </w:rPr>
          <w:t>c</w:t>
        </w:r>
      </w:ins>
      <w:r w:rsidRPr="00D34731">
        <w:rPr>
          <w:rFonts w:ascii="標楷體" w:eastAsia="標楷體" w:hAnsi="標楷體" w:hint="eastAsia"/>
          <w:sz w:val="20"/>
          <w:szCs w:val="20"/>
        </w:rPr>
        <w:t>tor)較大，淋巴癌腫瘤</w:t>
      </w:r>
      <w:proofErr w:type="gramStart"/>
      <w:r w:rsidRPr="00D34731">
        <w:rPr>
          <w:rFonts w:ascii="標楷體" w:eastAsia="標楷體" w:hAnsi="標楷體" w:hint="eastAsia"/>
          <w:sz w:val="20"/>
          <w:szCs w:val="20"/>
        </w:rPr>
        <w:t>細胞細胞</w:t>
      </w:r>
      <w:proofErr w:type="gramEnd"/>
      <w:r w:rsidRPr="00D34731">
        <w:rPr>
          <w:rFonts w:ascii="標楷體" w:eastAsia="標楷體" w:hAnsi="標楷體" w:hint="eastAsia"/>
          <w:sz w:val="20"/>
          <w:szCs w:val="20"/>
        </w:rPr>
        <w:t>流失因子較小</w:t>
      </w:r>
    </w:p>
    <w:p w:rsidR="005F5C67" w:rsidRPr="00D34731" w:rsidRDefault="005F5C67" w:rsidP="00D34731">
      <w:pPr>
        <w:spacing w:line="276" w:lineRule="auto"/>
        <w:ind w:firstLineChars="295" w:firstLine="590"/>
        <w:rPr>
          <w:rFonts w:ascii="標楷體" w:eastAsia="標楷體" w:hAnsi="標楷體"/>
          <w:color w:val="FF0000"/>
          <w:sz w:val="20"/>
          <w:szCs w:val="20"/>
        </w:rPr>
      </w:pPr>
      <w:r w:rsidRPr="00D34731">
        <w:rPr>
          <w:rFonts w:ascii="標楷體" w:eastAsia="標楷體" w:hAnsi="標楷體" w:hint="eastAsia"/>
          <w:sz w:val="20"/>
          <w:szCs w:val="20"/>
        </w:rPr>
        <w:t>D)細胞流失因子(Cell los</w:t>
      </w:r>
      <w:ins w:id="106" w:author="user" w:date="2017-11-08T11:55:00Z">
        <w:r w:rsidR="001B0CE8">
          <w:rPr>
            <w:rFonts w:ascii="標楷體" w:eastAsia="標楷體" w:hAnsi="標楷體" w:hint="eastAsia"/>
            <w:sz w:val="20"/>
            <w:szCs w:val="20"/>
          </w:rPr>
          <w:t>s</w:t>
        </w:r>
      </w:ins>
      <w:del w:id="107" w:author="user" w:date="2017-11-08T11:55:00Z">
        <w:r w:rsidRPr="00D34731" w:rsidDel="001B0CE8">
          <w:rPr>
            <w:rFonts w:ascii="標楷體" w:eastAsia="標楷體" w:hAnsi="標楷體" w:hint="eastAsia"/>
            <w:sz w:val="20"/>
            <w:szCs w:val="20"/>
          </w:rPr>
          <w:delText>e</w:delText>
        </w:r>
      </w:del>
      <w:r w:rsidRPr="00D34731">
        <w:rPr>
          <w:rFonts w:ascii="標楷體" w:eastAsia="標楷體" w:hAnsi="標楷體" w:hint="eastAsia"/>
          <w:sz w:val="20"/>
          <w:szCs w:val="20"/>
        </w:rPr>
        <w:t xml:space="preserve"> </w:t>
      </w:r>
      <w:proofErr w:type="spellStart"/>
      <w:r w:rsidRPr="00D34731">
        <w:rPr>
          <w:rFonts w:ascii="標楷體" w:eastAsia="標楷體" w:hAnsi="標楷體" w:hint="eastAsia"/>
          <w:sz w:val="20"/>
          <w:szCs w:val="20"/>
        </w:rPr>
        <w:t>f</w:t>
      </w:r>
      <w:del w:id="108" w:author="user" w:date="2017-11-08T11:55:00Z">
        <w:r w:rsidRPr="00D34731" w:rsidDel="001B0CE8">
          <w:rPr>
            <w:rFonts w:ascii="標楷體" w:eastAsia="標楷體" w:hAnsi="標楷體" w:hint="eastAsia"/>
            <w:sz w:val="20"/>
            <w:szCs w:val="20"/>
          </w:rPr>
          <w:delText>r</w:delText>
        </w:r>
      </w:del>
      <w:r w:rsidRPr="00D34731">
        <w:rPr>
          <w:rFonts w:ascii="標楷體" w:eastAsia="標楷體" w:hAnsi="標楷體" w:hint="eastAsia"/>
          <w:sz w:val="20"/>
          <w:szCs w:val="20"/>
        </w:rPr>
        <w:t>a</w:t>
      </w:r>
      <w:ins w:id="109" w:author="user" w:date="2017-11-08T11:55:00Z">
        <w:r w:rsidR="001B0CE8">
          <w:rPr>
            <w:rFonts w:ascii="標楷體" w:eastAsia="標楷體" w:hAnsi="標楷體" w:hint="eastAsia"/>
            <w:sz w:val="20"/>
            <w:szCs w:val="20"/>
          </w:rPr>
          <w:t>c</w:t>
        </w:r>
      </w:ins>
      <w:r w:rsidRPr="00D34731">
        <w:rPr>
          <w:rFonts w:ascii="標楷體" w:eastAsia="標楷體" w:hAnsi="標楷體" w:hint="eastAsia"/>
          <w:sz w:val="20"/>
          <w:szCs w:val="20"/>
        </w:rPr>
        <w:t>tor,CLF</w:t>
      </w:r>
      <w:proofErr w:type="spellEnd"/>
      <w:r w:rsidRPr="00D34731">
        <w:rPr>
          <w:rFonts w:ascii="標楷體" w:eastAsia="標楷體" w:hAnsi="標楷體" w:hint="eastAsia"/>
          <w:sz w:val="20"/>
          <w:szCs w:val="20"/>
        </w:rPr>
        <w:t>)為</w:t>
      </w:r>
      <w:r w:rsidRPr="00D34731">
        <w:rPr>
          <w:rFonts w:ascii="標楷體" w:eastAsia="標楷體" w:hAnsi="標楷體" w:hint="eastAsia"/>
          <w:sz w:val="20"/>
          <w:szCs w:val="20"/>
          <w:highlight w:val="yellow"/>
        </w:rPr>
        <w:t>(</w:t>
      </w:r>
      <w:proofErr w:type="spellStart"/>
      <w:ins w:id="110" w:author="user" w:date="2017-11-08T11:55:00Z">
        <w:r w:rsidR="001B0CE8">
          <w:rPr>
            <w:rFonts w:ascii="標楷體" w:eastAsia="標楷體" w:hAnsi="標楷體" w:hint="eastAsia"/>
            <w:sz w:val="20"/>
            <w:szCs w:val="20"/>
            <w:highlight w:val="yellow"/>
          </w:rPr>
          <w:t>Tpot</w:t>
        </w:r>
      </w:ins>
      <w:proofErr w:type="spellEnd"/>
      <w:r w:rsidRPr="00D34731">
        <w:rPr>
          <w:rFonts w:ascii="標楷體" w:eastAsia="標楷體" w:hAnsi="標楷體" w:hint="eastAsia"/>
          <w:sz w:val="20"/>
          <w:szCs w:val="20"/>
          <w:highlight w:val="yellow"/>
        </w:rPr>
        <w:t>)</w:t>
      </w:r>
    </w:p>
    <w:p w:rsidR="005F5C67" w:rsidRPr="00D34731" w:rsidRDefault="005F5C67" w:rsidP="00D34731">
      <w:pPr>
        <w:spacing w:line="276" w:lineRule="auto"/>
        <w:ind w:left="708" w:hangingChars="354" w:hanging="708"/>
        <w:rPr>
          <w:rFonts w:ascii="標楷體" w:eastAsia="標楷體" w:hAnsi="標楷體"/>
          <w:sz w:val="20"/>
          <w:szCs w:val="20"/>
        </w:rPr>
      </w:pPr>
      <w:r w:rsidRPr="00D34731">
        <w:rPr>
          <w:rFonts w:ascii="標楷體" w:eastAsia="標楷體" w:hAnsi="標楷體" w:hint="eastAsia"/>
          <w:sz w:val="20"/>
          <w:szCs w:val="20"/>
          <w:highlight w:val="yellow"/>
        </w:rPr>
        <w:t>32.</w:t>
      </w:r>
      <w:r w:rsidRPr="00D34731">
        <w:rPr>
          <w:rFonts w:ascii="標楷體" w:eastAsia="標楷體" w:hAnsi="標楷體" w:hint="eastAsia"/>
          <w:sz w:val="20"/>
          <w:szCs w:val="20"/>
        </w:rPr>
        <w:t>(D)在臨床上，有許多使用多分次照射</w:t>
      </w:r>
      <w:r w:rsidRPr="00D34731">
        <w:rPr>
          <w:rFonts w:ascii="標楷體" w:eastAsia="標楷體" w:hAnsi="標楷體" w:hint="eastAsia"/>
          <w:sz w:val="20"/>
          <w:szCs w:val="20"/>
          <w:highlight w:val="yellow"/>
        </w:rPr>
        <w:t>(</w:t>
      </w:r>
      <w:proofErr w:type="spellStart"/>
      <w:r w:rsidRPr="00D34731">
        <w:rPr>
          <w:rFonts w:ascii="標楷體" w:eastAsia="標楷體" w:hAnsi="標楷體" w:hint="eastAsia"/>
          <w:sz w:val="20"/>
          <w:szCs w:val="20"/>
          <w:highlight w:val="yellow"/>
        </w:rPr>
        <w:t>hyperfraction</w:t>
      </w:r>
      <w:proofErr w:type="spellEnd"/>
      <w:r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 xml:space="preserve">臨床試驗包含European Organization for Cancer </w:t>
      </w:r>
      <w:proofErr w:type="spellStart"/>
      <w:r w:rsidRPr="00D34731">
        <w:rPr>
          <w:rFonts w:ascii="標楷體" w:eastAsia="標楷體" w:hAnsi="標楷體" w:hint="eastAsia"/>
          <w:sz w:val="20"/>
          <w:szCs w:val="20"/>
        </w:rPr>
        <w:t>Rescarch</w:t>
      </w:r>
      <w:proofErr w:type="spellEnd"/>
      <w:r w:rsidRPr="00D34731">
        <w:rPr>
          <w:rFonts w:ascii="標楷體" w:eastAsia="標楷體" w:hAnsi="標楷體" w:hint="eastAsia"/>
          <w:sz w:val="20"/>
          <w:szCs w:val="20"/>
        </w:rPr>
        <w:t xml:space="preserve"> (EORTC)22791 </w:t>
      </w:r>
      <w:ins w:id="111" w:author="user" w:date="2017-11-08T11:55:00Z">
        <w:r w:rsidR="001B0CE8">
          <w:rPr>
            <w:rFonts w:ascii="標楷體" w:eastAsia="標楷體" w:hAnsi="標楷體" w:hint="eastAsia"/>
            <w:sz w:val="20"/>
            <w:szCs w:val="20"/>
          </w:rPr>
          <w:t>Ra</w:t>
        </w:r>
      </w:ins>
      <w:r w:rsidRPr="00D34731">
        <w:rPr>
          <w:rFonts w:ascii="標楷體" w:eastAsia="標楷體" w:hAnsi="標楷體" w:hint="eastAsia"/>
          <w:sz w:val="20"/>
          <w:szCs w:val="20"/>
          <w:highlight w:val="yellow"/>
        </w:rPr>
        <w:t>diation</w:t>
      </w:r>
      <w:r w:rsidRPr="00D34731">
        <w:rPr>
          <w:rFonts w:ascii="標楷體" w:eastAsia="標楷體" w:hAnsi="標楷體" w:hint="eastAsia"/>
          <w:sz w:val="20"/>
          <w:szCs w:val="20"/>
        </w:rPr>
        <w:t xml:space="preserve"> Therapy Oncology Group(RTOG)9003等，以下何者錯誤?</w:t>
      </w:r>
    </w:p>
    <w:p w:rsidR="005F5C67" w:rsidRPr="00D34731" w:rsidRDefault="005F5C67"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 EORTC 22791使用每日兩次，一天1.15Gy，總計量為80.5Gy</w:t>
      </w:r>
    </w:p>
    <w:p w:rsidR="005F5C67" w:rsidRPr="00D34731" w:rsidRDefault="005F5C67"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 RTOG 9003 使用每日兩次，一天1.2Gy 共</w:t>
      </w:r>
      <w:r w:rsidRPr="00D34731">
        <w:rPr>
          <w:rFonts w:ascii="標楷體" w:eastAsia="標楷體" w:hAnsi="標楷體" w:hint="eastAsia"/>
          <w:sz w:val="20"/>
          <w:szCs w:val="20"/>
          <w:highlight w:val="yellow"/>
        </w:rPr>
        <w:t>?</w:t>
      </w:r>
      <w:proofErr w:type="gramStart"/>
      <w:r w:rsidRPr="00D34731">
        <w:rPr>
          <w:rFonts w:ascii="標楷體" w:eastAsia="標楷體" w:hAnsi="標楷體" w:hint="eastAsia"/>
          <w:sz w:val="20"/>
          <w:szCs w:val="20"/>
        </w:rPr>
        <w:t>天總計量</w:t>
      </w:r>
      <w:proofErr w:type="gramEnd"/>
      <w:r w:rsidRPr="00D34731">
        <w:rPr>
          <w:rFonts w:ascii="標楷體" w:eastAsia="標楷體" w:hAnsi="標楷體" w:hint="eastAsia"/>
          <w:sz w:val="20"/>
          <w:szCs w:val="20"/>
        </w:rPr>
        <w:t>為81.6Gy</w:t>
      </w:r>
    </w:p>
    <w:p w:rsidR="005F5C67" w:rsidRPr="00D34731" w:rsidRDefault="005F5C67"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C)兩個臨床試驗都是使用於頭頸部</w:t>
      </w:r>
      <w:proofErr w:type="gramStart"/>
      <w:r w:rsidRPr="00D34731">
        <w:rPr>
          <w:rFonts w:ascii="標楷體" w:eastAsia="標楷體" w:hAnsi="標楷體" w:hint="eastAsia"/>
          <w:sz w:val="20"/>
          <w:szCs w:val="20"/>
        </w:rPr>
        <w:t>鱗狀上皮癌</w:t>
      </w:r>
      <w:proofErr w:type="gramEnd"/>
      <w:r w:rsidRPr="00D34731">
        <w:rPr>
          <w:rFonts w:ascii="標楷體" w:eastAsia="標楷體" w:hAnsi="標楷體" w:hint="eastAsia"/>
          <w:color w:val="FF0000"/>
          <w:sz w:val="20"/>
          <w:szCs w:val="20"/>
          <w:highlight w:val="yellow"/>
        </w:rPr>
        <w:t>(</w:t>
      </w:r>
      <w:ins w:id="112" w:author="user" w:date="2017-11-08T11:57:00Z">
        <w:r w:rsidR="001B0CE8">
          <w:rPr>
            <w:rFonts w:ascii="標楷體" w:eastAsia="標楷體" w:hAnsi="標楷體" w:hint="eastAsia"/>
            <w:color w:val="FF0000"/>
            <w:sz w:val="20"/>
            <w:szCs w:val="20"/>
            <w:highlight w:val="yellow"/>
          </w:rPr>
          <w:t xml:space="preserve">squamous </w:t>
        </w:r>
      </w:ins>
      <w:r w:rsidRPr="00D34731">
        <w:rPr>
          <w:rFonts w:ascii="標楷體" w:eastAsia="標楷體" w:hAnsi="標楷體" w:hint="eastAsia"/>
          <w:color w:val="FF0000"/>
          <w:sz w:val="20"/>
          <w:szCs w:val="20"/>
          <w:highlight w:val="yellow"/>
        </w:rPr>
        <w:t>Cell carcinoma)的病患</w:t>
      </w:r>
    </w:p>
    <w:p w:rsidR="005F5C67" w:rsidRPr="00D34731" w:rsidRDefault="005F5C67" w:rsidP="00AF62EB">
      <w:pPr>
        <w:spacing w:line="276" w:lineRule="auto"/>
        <w:ind w:leftChars="236" w:left="850" w:hangingChars="142" w:hanging="284"/>
        <w:rPr>
          <w:rFonts w:ascii="標楷體" w:eastAsia="標楷體" w:hAnsi="標楷體"/>
          <w:sz w:val="20"/>
          <w:szCs w:val="20"/>
        </w:rPr>
      </w:pPr>
      <w:r w:rsidRPr="00D34731">
        <w:rPr>
          <w:rFonts w:ascii="標楷體" w:eastAsia="標楷體" w:hAnsi="標楷體" w:hint="eastAsia"/>
          <w:sz w:val="20"/>
          <w:szCs w:val="20"/>
        </w:rPr>
        <w:t>D)兩個臨床試驗中，傳統使用每次2Gy的分次</w:t>
      </w:r>
      <w:r w:rsidRPr="00D34731">
        <w:rPr>
          <w:rFonts w:ascii="標楷體" w:eastAsia="標楷體" w:hAnsi="標楷體" w:hint="eastAsia"/>
          <w:sz w:val="20"/>
          <w:szCs w:val="20"/>
          <w:highlight w:val="yellow"/>
        </w:rPr>
        <w:t>(conventional fractionation)</w:t>
      </w:r>
      <w:r w:rsidRPr="00D34731">
        <w:rPr>
          <w:rFonts w:ascii="標楷體" w:eastAsia="標楷體" w:hAnsi="標楷體" w:hint="eastAsia"/>
          <w:sz w:val="20"/>
          <w:szCs w:val="20"/>
        </w:rPr>
        <w:t>與多分次照</w:t>
      </w:r>
      <w:r w:rsidRPr="00D34731">
        <w:rPr>
          <w:rFonts w:ascii="標楷體" w:eastAsia="標楷體" w:hAnsi="標楷體" w:hint="eastAsia"/>
          <w:sz w:val="20"/>
          <w:szCs w:val="20"/>
        </w:rPr>
        <w:lastRenderedPageBreak/>
        <w:t>射所造成的嚴重晚期副作用</w:t>
      </w:r>
      <w:r w:rsidRPr="00D34731">
        <w:rPr>
          <w:rFonts w:ascii="標楷體" w:eastAsia="標楷體" w:hAnsi="標楷體" w:hint="eastAsia"/>
          <w:sz w:val="20"/>
          <w:szCs w:val="20"/>
          <w:highlight w:val="yellow"/>
        </w:rPr>
        <w:t>(Grade 3)</w:t>
      </w:r>
      <w:r w:rsidRPr="00D34731">
        <w:rPr>
          <w:rFonts w:ascii="標楷體" w:eastAsia="標楷體" w:hAnsi="標楷體" w:hint="eastAsia"/>
          <w:sz w:val="20"/>
          <w:szCs w:val="20"/>
        </w:rPr>
        <w:t>沒有差異</w:t>
      </w:r>
    </w:p>
    <w:p w:rsidR="005F5C67" w:rsidRPr="00D34731" w:rsidRDefault="005F5C67" w:rsidP="00D34731">
      <w:pPr>
        <w:spacing w:line="276" w:lineRule="auto"/>
        <w:ind w:left="590" w:hangingChars="295" w:hanging="590"/>
        <w:rPr>
          <w:rFonts w:ascii="標楷體" w:eastAsia="標楷體" w:hAnsi="標楷體"/>
          <w:sz w:val="20"/>
          <w:szCs w:val="20"/>
        </w:rPr>
      </w:pPr>
      <w:r w:rsidRPr="00D34731">
        <w:rPr>
          <w:rFonts w:ascii="標楷體" w:eastAsia="標楷體" w:hAnsi="標楷體" w:hint="eastAsia"/>
          <w:sz w:val="20"/>
          <w:szCs w:val="20"/>
          <w:highlight w:val="yellow"/>
        </w:rPr>
        <w:t>33.</w:t>
      </w:r>
      <w:r w:rsidRPr="00D34731">
        <w:rPr>
          <w:rFonts w:ascii="標楷體" w:eastAsia="標楷體" w:hAnsi="標楷體" w:hint="eastAsia"/>
          <w:sz w:val="20"/>
          <w:szCs w:val="20"/>
        </w:rPr>
        <w:t>(D)過去有關克服腫瘤組織缺氧(hypoxia)的放射治療</w:t>
      </w:r>
      <w:r w:rsidRPr="00D34731">
        <w:rPr>
          <w:rFonts w:ascii="標楷體" w:eastAsia="標楷體" w:hAnsi="標楷體" w:hint="eastAsia"/>
          <w:color w:val="FF0000"/>
          <w:sz w:val="20"/>
          <w:szCs w:val="20"/>
          <w:highlight w:val="yellow"/>
        </w:rPr>
        <w:t>試</w:t>
      </w:r>
      <w:r w:rsidRPr="00D34731">
        <w:rPr>
          <w:rFonts w:ascii="標楷體" w:eastAsia="標楷體" w:hAnsi="標楷體" w:hint="eastAsia"/>
          <w:sz w:val="20"/>
          <w:szCs w:val="20"/>
        </w:rPr>
        <w:t>驗中，所曾經被使用的各種策略中，下列何種錯誤?</w:t>
      </w:r>
    </w:p>
    <w:p w:rsidR="005F5C67" w:rsidRPr="00D34731" w:rsidRDefault="005F5C67"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A)配合高壓氧(hyperbaric oxygen)</w:t>
      </w:r>
    </w:p>
    <w:p w:rsidR="005F5C67" w:rsidRPr="00D34731" w:rsidRDefault="005F5C67"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B)輸血(blood transfusion)</w:t>
      </w:r>
    </w:p>
    <w:p w:rsidR="005F5C67" w:rsidRPr="00D34731" w:rsidRDefault="005F5C67"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C)合併放射</w:t>
      </w:r>
      <w:proofErr w:type="gramStart"/>
      <w:r w:rsidRPr="00D34731">
        <w:rPr>
          <w:rFonts w:ascii="標楷體" w:eastAsia="標楷體" w:hAnsi="標楷體" w:hint="eastAsia"/>
          <w:sz w:val="20"/>
          <w:szCs w:val="20"/>
        </w:rPr>
        <w:t>增影劑</w:t>
      </w:r>
      <w:proofErr w:type="gramEnd"/>
      <w:r w:rsidRPr="00D34731">
        <w:rPr>
          <w:rFonts w:ascii="標楷體" w:eastAsia="標楷體" w:hAnsi="標楷體" w:hint="eastAsia"/>
          <w:sz w:val="20"/>
          <w:szCs w:val="20"/>
          <w:highlight w:val="yellow"/>
        </w:rPr>
        <w:t xml:space="preserve">(hypoxic cell </w:t>
      </w:r>
      <w:proofErr w:type="spellStart"/>
      <w:r w:rsidRPr="00D34731">
        <w:rPr>
          <w:rFonts w:ascii="標楷體" w:eastAsia="標楷體" w:hAnsi="標楷體" w:hint="eastAsia"/>
          <w:sz w:val="20"/>
          <w:szCs w:val="20"/>
          <w:highlight w:val="yellow"/>
        </w:rPr>
        <w:t>radiosens</w:t>
      </w:r>
      <w:ins w:id="113" w:author="user" w:date="2017-11-08T11:56:00Z">
        <w:r w:rsidR="001B0CE8">
          <w:rPr>
            <w:rFonts w:ascii="標楷體" w:eastAsia="標楷體" w:hAnsi="標楷體" w:hint="eastAsia"/>
            <w:sz w:val="20"/>
            <w:szCs w:val="20"/>
            <w:highlight w:val="yellow"/>
          </w:rPr>
          <w:t>i</w:t>
        </w:r>
      </w:ins>
      <w:r w:rsidRPr="00D34731">
        <w:rPr>
          <w:rFonts w:ascii="標楷體" w:eastAsia="標楷體" w:hAnsi="標楷體" w:hint="eastAsia"/>
          <w:sz w:val="20"/>
          <w:szCs w:val="20"/>
          <w:highlight w:val="yellow"/>
        </w:rPr>
        <w:t>ti</w:t>
      </w:r>
      <w:ins w:id="114" w:author="user" w:date="2017-11-08T11:56:00Z">
        <w:r w:rsidR="001B0CE8">
          <w:rPr>
            <w:rFonts w:ascii="標楷體" w:eastAsia="標楷體" w:hAnsi="標楷體" w:hint="eastAsia"/>
            <w:sz w:val="20"/>
            <w:szCs w:val="20"/>
            <w:highlight w:val="yellow"/>
          </w:rPr>
          <w:t>zer</w:t>
        </w:r>
      </w:ins>
      <w:proofErr w:type="spellEnd"/>
      <w:r w:rsidRPr="00D34731">
        <w:rPr>
          <w:rFonts w:ascii="標楷體" w:eastAsia="標楷體" w:hAnsi="標楷體" w:hint="eastAsia"/>
          <w:sz w:val="20"/>
          <w:szCs w:val="20"/>
          <w:highlight w:val="yellow"/>
        </w:rPr>
        <w:t>)</w:t>
      </w:r>
    </w:p>
    <w:p w:rsidR="005F5C67" w:rsidRPr="00D34731" w:rsidRDefault="005F5C67"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D)合併標靶藥物治療(target therapy)</w:t>
      </w:r>
    </w:p>
    <w:p w:rsidR="005258AA" w:rsidRPr="00D34731" w:rsidRDefault="005258AA" w:rsidP="00D34731">
      <w:pPr>
        <w:spacing w:line="276" w:lineRule="auto"/>
        <w:ind w:left="590" w:hangingChars="295" w:hanging="590"/>
        <w:rPr>
          <w:rFonts w:ascii="標楷體" w:eastAsia="標楷體" w:hAnsi="標楷體"/>
          <w:sz w:val="20"/>
          <w:szCs w:val="20"/>
        </w:rPr>
      </w:pPr>
      <w:r w:rsidRPr="00D34731">
        <w:rPr>
          <w:rFonts w:ascii="標楷體" w:eastAsia="標楷體" w:hAnsi="標楷體" w:hint="eastAsia"/>
          <w:sz w:val="20"/>
          <w:szCs w:val="20"/>
        </w:rPr>
        <w:t>34.(C)有關影響正常組織對</w:t>
      </w:r>
      <w:r w:rsidRPr="00D34731">
        <w:rPr>
          <w:rFonts w:ascii="標楷體" w:eastAsia="標楷體" w:hAnsi="標楷體" w:hint="eastAsia"/>
          <w:sz w:val="20"/>
          <w:szCs w:val="20"/>
          <w:highlight w:val="yellow"/>
        </w:rPr>
        <w:t>或</w:t>
      </w:r>
      <w:r w:rsidRPr="00D34731">
        <w:rPr>
          <w:rFonts w:ascii="標楷體" w:eastAsia="標楷體" w:hAnsi="標楷體" w:hint="eastAsia"/>
          <w:sz w:val="20"/>
          <w:szCs w:val="20"/>
        </w:rPr>
        <w:t>器官對於放射治療的耐受性的許多因子中，下列何者錯誤?</w:t>
      </w:r>
    </w:p>
    <w:p w:rsidR="005258AA" w:rsidRPr="00D34731" w:rsidRDefault="005258AA"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A)組織內在的敏感度</w:t>
      </w:r>
      <w:r w:rsidR="007B5B8C" w:rsidRPr="00D34731">
        <w:rPr>
          <w:rFonts w:ascii="標楷體" w:eastAsia="標楷體" w:hAnsi="標楷體" w:hint="eastAsia"/>
          <w:sz w:val="20"/>
          <w:szCs w:val="20"/>
          <w:highlight w:val="yellow"/>
        </w:rPr>
        <w:t xml:space="preserve">(intrinsic </w:t>
      </w:r>
      <w:proofErr w:type="spellStart"/>
      <w:r w:rsidR="007B5B8C" w:rsidRPr="00D34731">
        <w:rPr>
          <w:rFonts w:ascii="標楷體" w:eastAsia="標楷體" w:hAnsi="標楷體" w:hint="eastAsia"/>
          <w:sz w:val="20"/>
          <w:szCs w:val="20"/>
          <w:highlight w:val="yellow"/>
        </w:rPr>
        <w:t>radiosensitivity</w:t>
      </w:r>
      <w:proofErr w:type="spellEnd"/>
      <w:r w:rsidRPr="00D34731">
        <w:rPr>
          <w:rFonts w:ascii="標楷體" w:eastAsia="標楷體" w:hAnsi="標楷體" w:hint="eastAsia"/>
          <w:sz w:val="20"/>
          <w:szCs w:val="20"/>
          <w:highlight w:val="yellow"/>
        </w:rPr>
        <w:t>)</w:t>
      </w:r>
    </w:p>
    <w:p w:rsidR="005258AA" w:rsidRPr="00D34731" w:rsidRDefault="005258AA"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B)組織結構</w:t>
      </w:r>
      <w:r w:rsidR="00207CA3" w:rsidRPr="00D34731">
        <w:rPr>
          <w:rFonts w:ascii="標楷體" w:eastAsia="標楷體" w:hAnsi="標楷體" w:hint="eastAsia"/>
          <w:sz w:val="20"/>
          <w:szCs w:val="20"/>
          <w:highlight w:val="yellow"/>
        </w:rPr>
        <w:t>(the kinetics of the tissue)</w:t>
      </w:r>
    </w:p>
    <w:p w:rsidR="005258AA" w:rsidRPr="00D34731" w:rsidRDefault="005258AA" w:rsidP="00D34731">
      <w:pPr>
        <w:spacing w:line="276" w:lineRule="auto"/>
        <w:ind w:firstLineChars="295" w:firstLine="590"/>
        <w:rPr>
          <w:rFonts w:ascii="標楷體" w:eastAsia="標楷體" w:hAnsi="標楷體"/>
          <w:sz w:val="20"/>
          <w:szCs w:val="20"/>
        </w:rPr>
      </w:pPr>
      <w:r w:rsidRPr="00D34731">
        <w:rPr>
          <w:rFonts w:ascii="標楷體" w:eastAsia="標楷體" w:hAnsi="標楷體"/>
          <w:sz w:val="20"/>
          <w:szCs w:val="20"/>
        </w:rPr>
        <w:t>C</w:t>
      </w:r>
      <w:r w:rsidRPr="00D34731">
        <w:rPr>
          <w:rFonts w:ascii="標楷體" w:eastAsia="標楷體" w:hAnsi="標楷體" w:hint="eastAsia"/>
          <w:sz w:val="20"/>
          <w:szCs w:val="20"/>
        </w:rPr>
        <w:t>)組織缺氧</w:t>
      </w:r>
      <w:r w:rsidR="00607DCD" w:rsidRPr="00D34731">
        <w:rPr>
          <w:rFonts w:ascii="標楷體" w:eastAsia="標楷體" w:hAnsi="標楷體" w:hint="eastAsia"/>
          <w:sz w:val="20"/>
          <w:szCs w:val="20"/>
        </w:rPr>
        <w:t>(tissue hypoxia)</w:t>
      </w:r>
    </w:p>
    <w:p w:rsidR="005258AA" w:rsidRPr="00D34731" w:rsidRDefault="005258AA" w:rsidP="00D34731">
      <w:pPr>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D)細胞在組織的組成方式(the way the cell are organized in that tissue)</w:t>
      </w:r>
    </w:p>
    <w:p w:rsidR="005258AA" w:rsidRPr="00D34731" w:rsidRDefault="005258AA" w:rsidP="00D34731">
      <w:pPr>
        <w:widowControl/>
        <w:spacing w:line="276" w:lineRule="auto"/>
        <w:rPr>
          <w:rFonts w:ascii="標楷體" w:eastAsia="標楷體" w:hAnsi="標楷體"/>
          <w:sz w:val="20"/>
          <w:szCs w:val="20"/>
        </w:rPr>
      </w:pPr>
      <w:r w:rsidRPr="00D34731">
        <w:rPr>
          <w:rFonts w:ascii="標楷體" w:eastAsia="標楷體" w:hAnsi="標楷體" w:hint="eastAsia"/>
          <w:sz w:val="20"/>
          <w:szCs w:val="20"/>
        </w:rPr>
        <w:t>35.(C</w:t>
      </w:r>
      <w:proofErr w:type="gramStart"/>
      <w:r w:rsidRPr="00D34731">
        <w:rPr>
          <w:rFonts w:ascii="標楷體" w:eastAsia="標楷體" w:hAnsi="標楷體" w:hint="eastAsia"/>
          <w:sz w:val="20"/>
          <w:szCs w:val="20"/>
        </w:rPr>
        <w:t>)氧下降</w:t>
      </w:r>
      <w:proofErr w:type="gramEnd"/>
      <w:r w:rsidRPr="00D34731">
        <w:rPr>
          <w:rFonts w:ascii="標楷體" w:eastAsia="標楷體" w:hAnsi="標楷體" w:hint="eastAsia"/>
          <w:sz w:val="20"/>
          <w:szCs w:val="20"/>
        </w:rPr>
        <w:t>，下列何種藥物不因腫瘤缺氧而降低治療效果?</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A)</w:t>
      </w:r>
      <w:r w:rsidR="00873493" w:rsidRPr="00D34731">
        <w:rPr>
          <w:rFonts w:ascii="標楷體" w:eastAsia="標楷體" w:hAnsi="標楷體" w:hint="eastAsia"/>
          <w:sz w:val="20"/>
          <w:szCs w:val="20"/>
          <w:highlight w:val="yellow"/>
        </w:rPr>
        <w:t>Meth</w:t>
      </w:r>
      <w:ins w:id="115" w:author="user" w:date="2017-11-08T11:57:00Z">
        <w:r w:rsidR="001B0CE8">
          <w:rPr>
            <w:rFonts w:ascii="標楷體" w:eastAsia="標楷體" w:hAnsi="標楷體" w:hint="eastAsia"/>
            <w:sz w:val="20"/>
            <w:szCs w:val="20"/>
            <w:highlight w:val="yellow"/>
          </w:rPr>
          <w:t>o</w:t>
        </w:r>
      </w:ins>
      <w:r w:rsidR="00873493" w:rsidRPr="00D34731">
        <w:rPr>
          <w:rFonts w:ascii="標楷體" w:eastAsia="標楷體" w:hAnsi="標楷體" w:hint="eastAsia"/>
          <w:sz w:val="20"/>
          <w:szCs w:val="20"/>
          <w:highlight w:val="yellow"/>
        </w:rPr>
        <w:t>tr</w:t>
      </w:r>
      <w:proofErr w:type="gramEnd"/>
      <w:del w:id="116" w:author="user" w:date="2017-11-08T11:57:00Z">
        <w:r w:rsidR="00873493" w:rsidRPr="00D34731" w:rsidDel="001B0CE8">
          <w:rPr>
            <w:rFonts w:ascii="標楷體" w:eastAsia="標楷體" w:hAnsi="標楷體" w:hint="eastAsia"/>
            <w:sz w:val="20"/>
            <w:szCs w:val="20"/>
            <w:highlight w:val="yellow"/>
          </w:rPr>
          <w:delText>o</w:delText>
        </w:r>
      </w:del>
      <w:ins w:id="117" w:author="user" w:date="2017-11-08T11:57:00Z">
        <w:r w:rsidR="001B0CE8">
          <w:rPr>
            <w:rFonts w:ascii="標楷體" w:eastAsia="標楷體" w:hAnsi="標楷體" w:hint="eastAsia"/>
            <w:sz w:val="20"/>
            <w:szCs w:val="20"/>
            <w:highlight w:val="yellow"/>
          </w:rPr>
          <w:t>e</w:t>
        </w:r>
      </w:ins>
      <w:r w:rsidR="00873493" w:rsidRPr="00D34731">
        <w:rPr>
          <w:rFonts w:ascii="標楷體" w:eastAsia="標楷體" w:hAnsi="標楷體" w:hint="eastAsia"/>
          <w:sz w:val="20"/>
          <w:szCs w:val="20"/>
          <w:highlight w:val="yellow"/>
        </w:rPr>
        <w:t>xa</w:t>
      </w:r>
      <w:ins w:id="118" w:author="user" w:date="2017-11-08T11:57:00Z">
        <w:r w:rsidR="001B0CE8">
          <w:rPr>
            <w:rFonts w:ascii="標楷體" w:eastAsia="標楷體" w:hAnsi="標楷體" w:hint="eastAsia"/>
            <w:sz w:val="20"/>
            <w:szCs w:val="20"/>
            <w:highlight w:val="yellow"/>
          </w:rPr>
          <w:t>t</w:t>
        </w:r>
      </w:ins>
      <w:del w:id="119" w:author="user" w:date="2017-11-08T11:57:00Z">
        <w:r w:rsidR="00873493" w:rsidRPr="00D34731" w:rsidDel="001B0CE8">
          <w:rPr>
            <w:rFonts w:ascii="標楷體" w:eastAsia="標楷體" w:hAnsi="標楷體" w:hint="eastAsia"/>
            <w:sz w:val="20"/>
            <w:szCs w:val="20"/>
            <w:highlight w:val="yellow"/>
          </w:rPr>
          <w:delText>l</w:delText>
        </w:r>
      </w:del>
      <w:r w:rsidR="00873493" w:rsidRPr="00D34731">
        <w:rPr>
          <w:rFonts w:ascii="標楷體" w:eastAsia="標楷體" w:hAnsi="標楷體" w:hint="eastAsia"/>
          <w:sz w:val="20"/>
          <w:szCs w:val="20"/>
          <w:highlight w:val="yellow"/>
        </w:rPr>
        <w:t>e</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B)5</w:t>
      </w:r>
      <w:proofErr w:type="gramEnd"/>
      <w:r w:rsidRPr="00D34731">
        <w:rPr>
          <w:rFonts w:ascii="標楷體" w:eastAsia="標楷體" w:hAnsi="標楷體" w:hint="eastAsia"/>
          <w:sz w:val="20"/>
          <w:szCs w:val="20"/>
        </w:rPr>
        <w:t>-FU</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sz w:val="20"/>
          <w:szCs w:val="20"/>
        </w:rPr>
        <w:t>C</w:t>
      </w:r>
      <w:r w:rsidRPr="00D34731">
        <w:rPr>
          <w:rFonts w:ascii="標楷體" w:eastAsia="標楷體" w:hAnsi="標楷體" w:hint="eastAsia"/>
          <w:sz w:val="20"/>
          <w:szCs w:val="20"/>
        </w:rPr>
        <w:t>)</w:t>
      </w:r>
      <w:proofErr w:type="spellStart"/>
      <w:r w:rsidRPr="00D34731">
        <w:rPr>
          <w:rFonts w:ascii="標楷體" w:eastAsia="標楷體" w:hAnsi="標楷體" w:hint="eastAsia"/>
          <w:sz w:val="20"/>
          <w:szCs w:val="20"/>
        </w:rPr>
        <w:t>Mitomycin</w:t>
      </w:r>
      <w:proofErr w:type="spellEnd"/>
      <w:proofErr w:type="gramEnd"/>
      <w:r w:rsidRPr="00D34731">
        <w:rPr>
          <w:rFonts w:ascii="標楷體" w:eastAsia="標楷體" w:hAnsi="標楷體" w:hint="eastAsia"/>
          <w:sz w:val="20"/>
          <w:szCs w:val="20"/>
        </w:rPr>
        <w:t>-C</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D)</w:t>
      </w:r>
      <w:r w:rsidR="00873493" w:rsidRPr="00D34731">
        <w:rPr>
          <w:rFonts w:ascii="標楷體" w:eastAsia="標楷體" w:hAnsi="標楷體" w:hint="eastAsia"/>
          <w:sz w:val="20"/>
          <w:szCs w:val="20"/>
        </w:rPr>
        <w:t>Bleomycin</w:t>
      </w:r>
      <w:proofErr w:type="gramEnd"/>
    </w:p>
    <w:p w:rsidR="005258AA" w:rsidRPr="00D34731" w:rsidRDefault="005258AA" w:rsidP="00D34731">
      <w:pPr>
        <w:spacing w:line="276" w:lineRule="auto"/>
        <w:ind w:left="590" w:hangingChars="295" w:hanging="590"/>
        <w:rPr>
          <w:rFonts w:ascii="標楷體" w:eastAsia="標楷體" w:hAnsi="標楷體"/>
          <w:sz w:val="20"/>
          <w:szCs w:val="20"/>
        </w:rPr>
      </w:pPr>
      <w:r w:rsidRPr="00D34731">
        <w:rPr>
          <w:rFonts w:ascii="標楷體" w:eastAsia="標楷體" w:hAnsi="標楷體" w:hint="eastAsia"/>
          <w:sz w:val="20"/>
          <w:szCs w:val="20"/>
        </w:rPr>
        <w:t>36.(C)下列關於低劑量輻射敏感性(low-dose hyper-</w:t>
      </w:r>
      <w:proofErr w:type="spellStart"/>
      <w:r w:rsidRPr="00D34731">
        <w:rPr>
          <w:rFonts w:ascii="標楷體" w:eastAsia="標楷體" w:hAnsi="標楷體" w:hint="eastAsia"/>
          <w:sz w:val="20"/>
          <w:szCs w:val="20"/>
        </w:rPr>
        <w:t>radiosenativity,HRS</w:t>
      </w:r>
      <w:proofErr w:type="spellEnd"/>
      <w:r w:rsidRPr="00D34731">
        <w:rPr>
          <w:rFonts w:ascii="標楷體" w:eastAsia="標楷體" w:hAnsi="標楷體" w:hint="eastAsia"/>
          <w:sz w:val="20"/>
          <w:szCs w:val="20"/>
        </w:rPr>
        <w:t xml:space="preserve"> )和linear-</w:t>
      </w:r>
      <w:proofErr w:type="spellStart"/>
      <w:r w:rsidRPr="00D34731">
        <w:rPr>
          <w:rFonts w:ascii="標楷體" w:eastAsia="標楷體" w:hAnsi="標楷體" w:hint="eastAsia"/>
          <w:sz w:val="20"/>
          <w:szCs w:val="20"/>
        </w:rPr>
        <w:t>quadrtic</w:t>
      </w:r>
      <w:proofErr w:type="spellEnd"/>
      <w:r w:rsidRPr="00D34731">
        <w:rPr>
          <w:rFonts w:ascii="標楷體" w:eastAsia="標楷體" w:hAnsi="標楷體" w:hint="eastAsia"/>
          <w:sz w:val="20"/>
          <w:szCs w:val="20"/>
        </w:rPr>
        <w:t>(LQ)model之敘述，何種錯誤?</w:t>
      </w:r>
    </w:p>
    <w:p w:rsidR="005258AA" w:rsidRPr="00D34731" w:rsidRDefault="005258AA"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A)在劑量低於1Gy的情況下，LQ model 會低估輻射的細胞傷害</w:t>
      </w:r>
    </w:p>
    <w:p w:rsidR="005258AA" w:rsidRPr="00D34731" w:rsidRDefault="005258AA" w:rsidP="00D34731">
      <w:pPr>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B)</w:t>
      </w:r>
      <w:r w:rsidR="00EA3564" w:rsidRPr="00D34731">
        <w:rPr>
          <w:rFonts w:ascii="標楷體" w:eastAsia="標楷體" w:hAnsi="標楷體" w:hint="eastAsia"/>
          <w:sz w:val="20"/>
          <w:szCs w:val="20"/>
          <w:highlight w:val="yellow"/>
        </w:rPr>
        <w:t>Fluorescence-activated cell sorter</w:t>
      </w:r>
      <w:r w:rsidRPr="00D34731">
        <w:rPr>
          <w:rFonts w:ascii="標楷體" w:eastAsia="標楷體" w:hAnsi="標楷體" w:hint="eastAsia"/>
          <w:sz w:val="20"/>
          <w:szCs w:val="20"/>
        </w:rPr>
        <w:t>和</w:t>
      </w:r>
      <w:r w:rsidR="00EA3564" w:rsidRPr="00D34731">
        <w:rPr>
          <w:rFonts w:ascii="標楷體" w:eastAsia="標楷體" w:hAnsi="標楷體" w:hint="eastAsia"/>
          <w:sz w:val="20"/>
          <w:szCs w:val="20"/>
        </w:rPr>
        <w:t>mi</w:t>
      </w:r>
      <w:r w:rsidRPr="00D34731">
        <w:rPr>
          <w:rFonts w:ascii="標楷體" w:eastAsia="標楷體" w:hAnsi="標楷體" w:hint="eastAsia"/>
          <w:sz w:val="20"/>
          <w:szCs w:val="20"/>
        </w:rPr>
        <w:t>croscopic scanning的使用有助於辨認低劑量輻射超敏感性(low-dose HRS)</w:t>
      </w:r>
    </w:p>
    <w:p w:rsidR="005258AA" w:rsidRPr="00D34731" w:rsidRDefault="005258AA" w:rsidP="00D34731">
      <w:pPr>
        <w:spacing w:line="276" w:lineRule="auto"/>
        <w:ind w:leftChars="295" w:left="944" w:hangingChars="118" w:hanging="236"/>
        <w:rPr>
          <w:rFonts w:ascii="標楷體" w:eastAsia="標楷體" w:hAnsi="標楷體"/>
          <w:sz w:val="20"/>
          <w:szCs w:val="20"/>
        </w:rPr>
      </w:pPr>
      <w:r w:rsidRPr="00D34731">
        <w:rPr>
          <w:rFonts w:ascii="標楷體" w:eastAsia="標楷體" w:hAnsi="標楷體"/>
          <w:sz w:val="20"/>
          <w:szCs w:val="20"/>
        </w:rPr>
        <w:t>C</w:t>
      </w:r>
      <w:r w:rsidRPr="00D34731">
        <w:rPr>
          <w:rFonts w:ascii="標楷體" w:eastAsia="標楷體" w:hAnsi="標楷體" w:hint="eastAsia"/>
          <w:sz w:val="20"/>
          <w:szCs w:val="20"/>
        </w:rPr>
        <w:t>)當輻射劑量超過低於1Gy時，低劑量輻射超敏感性(low-dose HRS)仍存在</w:t>
      </w:r>
    </w:p>
    <w:p w:rsidR="005258AA" w:rsidRPr="00D34731" w:rsidRDefault="005258AA" w:rsidP="00D34731">
      <w:pPr>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D)在輻射劑量超過低於1Gy的情況下，</w:t>
      </w:r>
      <w:r w:rsidR="00DF631D" w:rsidRPr="00D34731">
        <w:rPr>
          <w:rFonts w:ascii="標楷體" w:eastAsia="標楷體" w:hAnsi="標楷體" w:hint="eastAsia"/>
          <w:sz w:val="20"/>
          <w:szCs w:val="20"/>
          <w:highlight w:val="yellow"/>
        </w:rPr>
        <w:t>induced</w:t>
      </w:r>
      <w:r w:rsidR="00DF631D"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repair model比LQ model更適合去預測輻射造成的細胞傷害</w:t>
      </w:r>
    </w:p>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37.(D)下列哪一項輻射線，有最低的OER(oxygen enhance ratio)?</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A)X</w:t>
      </w:r>
      <w:proofErr w:type="gramEnd"/>
      <w:r w:rsidRPr="00D34731">
        <w:rPr>
          <w:rFonts w:ascii="標楷體" w:eastAsia="標楷體" w:hAnsi="標楷體" w:hint="eastAsia"/>
          <w:sz w:val="20"/>
          <w:szCs w:val="20"/>
        </w:rPr>
        <w:t>-ray</w:t>
      </w:r>
    </w:p>
    <w:p w:rsidR="005258AA" w:rsidRPr="00D34731" w:rsidRDefault="005258AA" w:rsidP="00D34731">
      <w:pPr>
        <w:widowControl/>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B)</w:t>
      </w:r>
      <w:proofErr w:type="spellStart"/>
      <w:r w:rsidRPr="00D34731">
        <w:rPr>
          <w:rFonts w:ascii="標楷體" w:eastAsia="標楷體" w:hAnsi="標楷體" w:hint="eastAsia"/>
          <w:sz w:val="20"/>
          <w:szCs w:val="20"/>
        </w:rPr>
        <w:t>Netron</w:t>
      </w:r>
      <w:proofErr w:type="spellEnd"/>
      <w:proofErr w:type="gramEnd"/>
    </w:p>
    <w:p w:rsidR="005258AA" w:rsidRPr="00D34731" w:rsidRDefault="005258AA" w:rsidP="00D34731">
      <w:pPr>
        <w:widowControl/>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C)Proton</w:t>
      </w:r>
      <w:proofErr w:type="gramEnd"/>
    </w:p>
    <w:p w:rsidR="005258AA" w:rsidRPr="00D34731" w:rsidRDefault="005258AA" w:rsidP="00D34731">
      <w:pPr>
        <w:widowControl/>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D)</w:t>
      </w:r>
      <w:r w:rsidR="00AF4096" w:rsidRPr="00D34731">
        <w:rPr>
          <w:rFonts w:ascii="標楷體" w:eastAsia="標楷體" w:hAnsi="標楷體" w:hint="eastAsia"/>
          <w:sz w:val="20"/>
          <w:szCs w:val="20"/>
        </w:rPr>
        <w:t>α</w:t>
      </w:r>
      <w:r w:rsidRPr="00D34731">
        <w:rPr>
          <w:rFonts w:ascii="標楷體" w:eastAsia="標楷體" w:hAnsi="標楷體" w:hint="eastAsia"/>
          <w:sz w:val="20"/>
          <w:szCs w:val="20"/>
        </w:rPr>
        <w:t>-particle</w:t>
      </w:r>
    </w:p>
    <w:p w:rsidR="005258AA" w:rsidRPr="00D34731" w:rsidRDefault="005258AA" w:rsidP="00D34731">
      <w:pPr>
        <w:widowControl/>
        <w:spacing w:line="276" w:lineRule="auto"/>
        <w:rPr>
          <w:rFonts w:ascii="標楷體" w:eastAsia="標楷體" w:hAnsi="標楷體"/>
          <w:sz w:val="20"/>
          <w:szCs w:val="20"/>
        </w:rPr>
      </w:pPr>
      <w:r w:rsidRPr="00D34731">
        <w:rPr>
          <w:rFonts w:ascii="標楷體" w:eastAsia="標楷體" w:hAnsi="標楷體" w:hint="eastAsia"/>
          <w:sz w:val="20"/>
          <w:szCs w:val="20"/>
        </w:rPr>
        <w:t>38.(B)下列關於各種不同形式 細胞死亡的描述，何者錯誤?</w:t>
      </w:r>
    </w:p>
    <w:p w:rsidR="005258AA" w:rsidRPr="00D34731" w:rsidRDefault="005258AA" w:rsidP="00D34731">
      <w:pPr>
        <w:spacing w:line="276" w:lineRule="auto"/>
        <w:ind w:leftChars="295" w:left="993" w:hanging="285"/>
        <w:rPr>
          <w:rFonts w:ascii="標楷體" w:eastAsia="標楷體" w:hAnsi="標楷體"/>
          <w:sz w:val="20"/>
          <w:szCs w:val="20"/>
        </w:rPr>
      </w:pPr>
      <w:r w:rsidRPr="00D34731">
        <w:rPr>
          <w:rFonts w:ascii="標楷體" w:eastAsia="標楷體" w:hAnsi="標楷體" w:hint="eastAsia"/>
          <w:sz w:val="20"/>
          <w:szCs w:val="20"/>
        </w:rPr>
        <w:t>A)由</w:t>
      </w:r>
      <w:proofErr w:type="spellStart"/>
      <w:r w:rsidRPr="00D34731">
        <w:rPr>
          <w:rFonts w:ascii="標楷體" w:eastAsia="標楷體" w:hAnsi="標楷體" w:hint="eastAsia"/>
          <w:sz w:val="20"/>
          <w:szCs w:val="20"/>
        </w:rPr>
        <w:t>caspas</w:t>
      </w:r>
      <w:proofErr w:type="spellEnd"/>
      <w:r w:rsidRPr="00D34731">
        <w:rPr>
          <w:rFonts w:ascii="標楷體" w:eastAsia="標楷體" w:hAnsi="標楷體" w:hint="eastAsia"/>
          <w:sz w:val="20"/>
          <w:szCs w:val="20"/>
        </w:rPr>
        <w:t xml:space="preserve"> 9活化的細胞凋亡(Apoptosis)遠徑稱為內在(Intrinsic)路徑,此路徑是在細胞內活化</w:t>
      </w:r>
    </w:p>
    <w:p w:rsidR="005258AA" w:rsidRPr="00D34731" w:rsidRDefault="005258AA" w:rsidP="00D34731">
      <w:pPr>
        <w:widowControl/>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lastRenderedPageBreak/>
        <w:t>B)BC1.2是一種apoptotic factor,會被caspase 9所激活,啟動細胞凋亡</w:t>
      </w:r>
    </w:p>
    <w:p w:rsidR="005258AA" w:rsidRPr="00D34731" w:rsidRDefault="005258AA" w:rsidP="00D34731">
      <w:pPr>
        <w:widowControl/>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C)自噬(Autophagy)</w:t>
      </w:r>
      <w:proofErr w:type="gramStart"/>
      <w:r w:rsidRPr="00D34731">
        <w:rPr>
          <w:rFonts w:ascii="標楷體" w:eastAsia="標楷體" w:hAnsi="標楷體" w:hint="eastAsia"/>
          <w:sz w:val="20"/>
          <w:szCs w:val="20"/>
        </w:rPr>
        <w:t>有時刻可稱為</w:t>
      </w:r>
      <w:proofErr w:type="gramEnd"/>
      <w:r w:rsidRPr="00D34731">
        <w:rPr>
          <w:rFonts w:ascii="標楷體" w:eastAsia="標楷體" w:hAnsi="標楷體" w:hint="eastAsia"/>
          <w:sz w:val="20"/>
          <w:szCs w:val="20"/>
        </w:rPr>
        <w:t xml:space="preserve">type II </w:t>
      </w:r>
      <w:r w:rsidRPr="00D34731">
        <w:rPr>
          <w:rFonts w:ascii="標楷體" w:eastAsia="標楷體" w:hAnsi="標楷體"/>
          <w:sz w:val="20"/>
          <w:szCs w:val="20"/>
        </w:rPr>
        <w:t>program</w:t>
      </w:r>
      <w:r w:rsidRPr="00D34731">
        <w:rPr>
          <w:rFonts w:ascii="標楷體" w:eastAsia="標楷體" w:hAnsi="標楷體" w:hint="eastAsia"/>
          <w:sz w:val="20"/>
          <w:szCs w:val="20"/>
        </w:rPr>
        <w:t xml:space="preserve"> cell death,這種死亡形式不涉及</w:t>
      </w:r>
      <w:proofErr w:type="spellStart"/>
      <w:r w:rsidRPr="00D34731">
        <w:rPr>
          <w:rFonts w:ascii="標楷體" w:eastAsia="標楷體" w:hAnsi="標楷體" w:hint="eastAsia"/>
          <w:sz w:val="20"/>
          <w:szCs w:val="20"/>
        </w:rPr>
        <w:t>caspas</w:t>
      </w:r>
      <w:proofErr w:type="spellEnd"/>
      <w:r w:rsidRPr="00D34731">
        <w:rPr>
          <w:rFonts w:ascii="標楷體" w:eastAsia="標楷體" w:hAnsi="標楷體" w:hint="eastAsia"/>
          <w:sz w:val="20"/>
          <w:szCs w:val="20"/>
        </w:rPr>
        <w:t>活化成DNA cleavage</w:t>
      </w:r>
    </w:p>
    <w:p w:rsidR="005258AA" w:rsidRPr="00D34731" w:rsidRDefault="005258AA" w:rsidP="00D34731">
      <w:pPr>
        <w:widowControl/>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D)致癌基因的活化或放射性造成的DNA</w:t>
      </w:r>
      <w:proofErr w:type="gramStart"/>
      <w:r w:rsidRPr="00D34731">
        <w:rPr>
          <w:rFonts w:ascii="標楷體" w:eastAsia="標楷體" w:hAnsi="標楷體" w:hint="eastAsia"/>
          <w:sz w:val="20"/>
          <w:szCs w:val="20"/>
        </w:rPr>
        <w:t>損痛可誘導草發</w:t>
      </w:r>
      <w:proofErr w:type="gramEnd"/>
      <w:r w:rsidRPr="00D34731">
        <w:rPr>
          <w:rFonts w:ascii="標楷體" w:eastAsia="標楷體" w:hAnsi="標楷體" w:hint="eastAsia"/>
          <w:sz w:val="20"/>
          <w:szCs w:val="20"/>
        </w:rPr>
        <w:t xml:space="preserve">性老化Premature </w:t>
      </w:r>
      <w:proofErr w:type="spellStart"/>
      <w:r w:rsidRPr="00D34731">
        <w:rPr>
          <w:rFonts w:ascii="標楷體" w:eastAsia="標楷體" w:hAnsi="標楷體" w:hint="eastAsia"/>
          <w:sz w:val="20"/>
          <w:szCs w:val="20"/>
        </w:rPr>
        <w:t>sence</w:t>
      </w:r>
      <w:proofErr w:type="spellEnd"/>
      <w:r w:rsidRPr="00D34731">
        <w:rPr>
          <w:rFonts w:ascii="標楷體" w:eastAsia="標楷體" w:hAnsi="標楷體" w:hint="eastAsia"/>
          <w:sz w:val="20"/>
          <w:szCs w:val="20"/>
        </w:rPr>
        <w:t>),特徵為細胞質變平與</w:t>
      </w:r>
      <w:r w:rsidR="006539D2" w:rsidRPr="00D34731">
        <w:rPr>
          <w:rFonts w:ascii="標楷體" w:eastAsia="標楷體" w:hAnsi="標楷體" w:hint="eastAsia"/>
          <w:sz w:val="20"/>
          <w:szCs w:val="20"/>
        </w:rPr>
        <w:t>β</w:t>
      </w:r>
      <w:r w:rsidRPr="00D34731">
        <w:rPr>
          <w:rFonts w:ascii="標楷體" w:eastAsia="標楷體" w:hAnsi="標楷體" w:hint="eastAsia"/>
          <w:sz w:val="20"/>
          <w:szCs w:val="20"/>
        </w:rPr>
        <w:t>-galactosidase 活性增加</w:t>
      </w:r>
    </w:p>
    <w:p w:rsidR="005258AA" w:rsidRPr="00D34731" w:rsidRDefault="005258AA" w:rsidP="00D34731">
      <w:pPr>
        <w:widowControl/>
        <w:spacing w:line="276" w:lineRule="auto"/>
        <w:ind w:left="590" w:hangingChars="295" w:hanging="590"/>
        <w:rPr>
          <w:rFonts w:ascii="標楷體" w:eastAsia="標楷體" w:hAnsi="標楷體"/>
          <w:sz w:val="20"/>
          <w:szCs w:val="20"/>
        </w:rPr>
      </w:pPr>
      <w:r w:rsidRPr="00D34731">
        <w:rPr>
          <w:rFonts w:ascii="標楷體" w:eastAsia="標楷體" w:hAnsi="標楷體" w:hint="eastAsia"/>
          <w:sz w:val="20"/>
          <w:szCs w:val="20"/>
        </w:rPr>
        <w:t>39.(D)以下有關腫瘤微環境(</w:t>
      </w:r>
      <w:proofErr w:type="spellStart"/>
      <w:r w:rsidRPr="00D34731">
        <w:rPr>
          <w:rFonts w:ascii="標楷體" w:eastAsia="標楷體" w:hAnsi="標楷體" w:hint="eastAsia"/>
          <w:sz w:val="20"/>
          <w:szCs w:val="20"/>
        </w:rPr>
        <w:t>microenviroment</w:t>
      </w:r>
      <w:proofErr w:type="spellEnd"/>
      <w:r w:rsidRPr="00D34731">
        <w:rPr>
          <w:rFonts w:ascii="標楷體" w:eastAsia="標楷體" w:hAnsi="標楷體" w:hint="eastAsia"/>
          <w:sz w:val="20"/>
          <w:szCs w:val="20"/>
        </w:rPr>
        <w:t>)及細胞缺氧反應(hypoxia responses)的描述，何者錯誤?</w:t>
      </w:r>
    </w:p>
    <w:p w:rsidR="005258AA" w:rsidRPr="00D34731" w:rsidRDefault="005258AA" w:rsidP="00D34731">
      <w:pPr>
        <w:spacing w:line="276" w:lineRule="auto"/>
        <w:ind w:leftChars="295" w:left="993" w:hanging="285"/>
        <w:rPr>
          <w:rFonts w:ascii="標楷體" w:eastAsia="標楷體" w:hAnsi="標楷體"/>
          <w:sz w:val="20"/>
          <w:szCs w:val="20"/>
        </w:rPr>
      </w:pPr>
      <w:r w:rsidRPr="00D34731">
        <w:rPr>
          <w:rFonts w:ascii="標楷體" w:eastAsia="標楷體" w:hAnsi="標楷體" w:hint="eastAsia"/>
          <w:sz w:val="20"/>
          <w:szCs w:val="20"/>
        </w:rPr>
        <w:t>A)人類腫瘤主要造成缺氧的兩個原因為急性(diffusion-limited)與慢性(</w:t>
      </w:r>
      <w:r w:rsidRPr="00D34731">
        <w:rPr>
          <w:rFonts w:ascii="標楷體" w:eastAsia="標楷體" w:hAnsi="標楷體"/>
          <w:sz w:val="20"/>
          <w:szCs w:val="20"/>
        </w:rPr>
        <w:t>perfusion</w:t>
      </w:r>
      <w:r w:rsidRPr="00D34731">
        <w:rPr>
          <w:rFonts w:ascii="標楷體" w:eastAsia="標楷體" w:hAnsi="標楷體" w:hint="eastAsia"/>
          <w:sz w:val="20"/>
          <w:szCs w:val="20"/>
        </w:rPr>
        <w:t>-limited)缺氧</w:t>
      </w:r>
    </w:p>
    <w:p w:rsidR="005258AA" w:rsidRPr="00D34731" w:rsidRDefault="005258AA" w:rsidP="00D34731">
      <w:pPr>
        <w:widowControl/>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B)carbonic anhydrase 9(CA9)為一內生性(endogenous)缺氧生物指標</w:t>
      </w:r>
    </w:p>
    <w:p w:rsidR="005258AA" w:rsidRPr="00D34731" w:rsidRDefault="005258AA" w:rsidP="00D34731">
      <w:pPr>
        <w:widowControl/>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C)正常氧氣濃度下,HIF-1</w:t>
      </w:r>
      <w:r w:rsidR="00E631A9" w:rsidRPr="00D34731">
        <w:rPr>
          <w:rFonts w:ascii="標楷體" w:eastAsia="標楷體" w:hAnsi="標楷體" w:hint="eastAsia"/>
          <w:sz w:val="20"/>
          <w:szCs w:val="20"/>
        </w:rPr>
        <w:t>α</w:t>
      </w:r>
      <w:r w:rsidRPr="00D34731">
        <w:rPr>
          <w:rFonts w:ascii="標楷體" w:eastAsia="標楷體" w:hAnsi="標楷體" w:hint="eastAsia"/>
          <w:sz w:val="20"/>
          <w:szCs w:val="20"/>
        </w:rPr>
        <w:t>(Hypoxia-inducible factor)的活性是被PHD酵素水解抑制,但缺氧下會down regulation包括VEGF,CA9等因子</w:t>
      </w:r>
    </w:p>
    <w:p w:rsidR="005258AA" w:rsidRPr="00D34731" w:rsidRDefault="005258AA" w:rsidP="00D34731">
      <w:pPr>
        <w:widowControl/>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D)缺氧環境會促進target of rapamycin(m-TOR)的訊息傳遞路徑,導致其下游蛋白質生成與腫瘤增殖(proliferation)增加</w:t>
      </w:r>
    </w:p>
    <w:p w:rsidR="008905EE" w:rsidRPr="00D34731" w:rsidRDefault="008905EE" w:rsidP="00D34731">
      <w:pPr>
        <w:widowControl/>
        <w:spacing w:line="276" w:lineRule="auto"/>
        <w:rPr>
          <w:rFonts w:ascii="標楷體" w:eastAsia="標楷體" w:hAnsi="標楷體"/>
          <w:sz w:val="20"/>
          <w:szCs w:val="20"/>
        </w:rPr>
      </w:pPr>
      <w:r w:rsidRPr="00D34731">
        <w:rPr>
          <w:rFonts w:ascii="標楷體" w:eastAsia="標楷體" w:hAnsi="標楷體" w:hint="eastAsia"/>
          <w:sz w:val="20"/>
          <w:szCs w:val="20"/>
        </w:rPr>
        <w:t>40.(C)有關腫瘤組織缺氧(hypoxia)之分子生物研究</w:t>
      </w:r>
      <w:r w:rsidR="00057708" w:rsidRPr="00D34731">
        <w:rPr>
          <w:rFonts w:ascii="標楷體" w:eastAsia="標楷體" w:hAnsi="標楷體" w:hint="eastAsia"/>
          <w:sz w:val="20"/>
          <w:szCs w:val="20"/>
        </w:rPr>
        <w:t>，下列何者之敘述錯誤?</w:t>
      </w:r>
    </w:p>
    <w:p w:rsidR="00057708" w:rsidRPr="00D34731" w:rsidRDefault="00DB21EE" w:rsidP="00D34731">
      <w:pPr>
        <w:widowControl/>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A</w:t>
      </w:r>
      <w:r w:rsidR="000F6E23" w:rsidRPr="00D34731">
        <w:rPr>
          <w:rFonts w:ascii="標楷體" w:eastAsia="標楷體" w:hAnsi="標楷體" w:hint="eastAsia"/>
          <w:sz w:val="20"/>
          <w:szCs w:val="20"/>
        </w:rPr>
        <w:t>)無論從分子生物學或細胞學而言，腫瘤</w:t>
      </w:r>
      <w:proofErr w:type="gramStart"/>
      <w:r w:rsidR="000F6E23" w:rsidRPr="00D34731">
        <w:rPr>
          <w:rFonts w:ascii="標楷體" w:eastAsia="標楷體" w:hAnsi="標楷體" w:hint="eastAsia"/>
          <w:sz w:val="20"/>
          <w:szCs w:val="20"/>
        </w:rPr>
        <w:t>組織中氧的</w:t>
      </w:r>
      <w:proofErr w:type="gramEnd"/>
      <w:r w:rsidR="000F6E23" w:rsidRPr="00D34731">
        <w:rPr>
          <w:rFonts w:ascii="標楷體" w:eastAsia="標楷體" w:hAnsi="標楷體" w:hint="eastAsia"/>
          <w:sz w:val="20"/>
          <w:szCs w:val="20"/>
        </w:rPr>
        <w:t>動態平衡</w:t>
      </w:r>
      <w:r w:rsidR="000F6E23" w:rsidRPr="00D34731">
        <w:rPr>
          <w:rFonts w:ascii="標楷體" w:eastAsia="標楷體" w:hAnsi="標楷體" w:hint="eastAsia"/>
          <w:sz w:val="20"/>
          <w:szCs w:val="20"/>
          <w:highlight w:val="yellow"/>
        </w:rPr>
        <w:t>(</w:t>
      </w:r>
      <w:ins w:id="120" w:author="user" w:date="2017-11-08T11:59:00Z">
        <w:r w:rsidR="001B0CE8">
          <w:rPr>
            <w:rFonts w:ascii="標楷體" w:eastAsia="標楷體" w:hAnsi="標楷體" w:hint="eastAsia"/>
            <w:sz w:val="20"/>
            <w:szCs w:val="20"/>
            <w:highlight w:val="yellow"/>
          </w:rPr>
          <w:t>homeostasis</w:t>
        </w:r>
      </w:ins>
      <w:r w:rsidR="000F6E23" w:rsidRPr="00D34731">
        <w:rPr>
          <w:rFonts w:ascii="標楷體" w:eastAsia="標楷體" w:hAnsi="標楷體" w:hint="eastAsia"/>
          <w:sz w:val="20"/>
          <w:szCs w:val="20"/>
          <w:highlight w:val="yellow"/>
        </w:rPr>
        <w:t>)，主要由hypoxia-induced fac-1</w:t>
      </w:r>
      <w:r w:rsidR="000F6E23" w:rsidRPr="00D34731">
        <w:rPr>
          <w:rFonts w:ascii="標楷體" w:eastAsia="標楷體" w:hAnsi="標楷體" w:hint="eastAsia"/>
          <w:sz w:val="20"/>
          <w:szCs w:val="20"/>
        </w:rPr>
        <w:t>(HIF-1)</w:t>
      </w:r>
      <w:r w:rsidR="00B1539C" w:rsidRPr="00D34731">
        <w:rPr>
          <w:rFonts w:ascii="標楷體" w:eastAsia="標楷體" w:hAnsi="標楷體" w:hint="eastAsia"/>
          <w:sz w:val="20"/>
          <w:szCs w:val="20"/>
        </w:rPr>
        <w:t>的功能控制</w:t>
      </w:r>
    </w:p>
    <w:p w:rsidR="00DB21EE" w:rsidRPr="00D34731" w:rsidRDefault="00DB21EE" w:rsidP="00D34731">
      <w:pPr>
        <w:widowControl/>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B)</w:t>
      </w:r>
      <w:r w:rsidR="00596D1F" w:rsidRPr="00D34731">
        <w:rPr>
          <w:rFonts w:ascii="標楷體" w:eastAsia="標楷體" w:hAnsi="標楷體" w:hint="eastAsia"/>
          <w:sz w:val="20"/>
          <w:szCs w:val="20"/>
        </w:rPr>
        <w:t>在缺氧狀況下引發的</w:t>
      </w:r>
      <w:ins w:id="121" w:author="user" w:date="2017-11-08T12:00:00Z">
        <w:r w:rsidR="001B0CE8">
          <w:rPr>
            <w:rFonts w:ascii="標楷體" w:eastAsia="標楷體" w:hAnsi="標楷體" w:hint="eastAsia"/>
            <w:sz w:val="20"/>
            <w:szCs w:val="20"/>
          </w:rPr>
          <w:t xml:space="preserve">reactive </w:t>
        </w:r>
      </w:ins>
      <w:r w:rsidR="004E4C36" w:rsidRPr="00D34731">
        <w:rPr>
          <w:rFonts w:ascii="標楷體" w:eastAsia="標楷體" w:hAnsi="標楷體" w:hint="eastAsia"/>
          <w:sz w:val="20"/>
          <w:szCs w:val="20"/>
          <w:highlight w:val="yellow"/>
        </w:rPr>
        <w:t>oxygen species</w:t>
      </w:r>
      <w:r w:rsidR="004E4C36" w:rsidRPr="00D34731">
        <w:rPr>
          <w:rFonts w:ascii="標楷體" w:eastAsia="標楷體" w:hAnsi="標楷體" w:hint="eastAsia"/>
          <w:sz w:val="20"/>
          <w:szCs w:val="20"/>
        </w:rPr>
        <w:t xml:space="preserve"> (ROS)，可導致HIF-1活性變得更活躍</w:t>
      </w:r>
    </w:p>
    <w:p w:rsidR="00DB21EE" w:rsidRPr="00D34731" w:rsidRDefault="00DB21EE" w:rsidP="00D34731">
      <w:pPr>
        <w:widowControl/>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C)</w:t>
      </w:r>
      <w:r w:rsidR="006D4258" w:rsidRPr="00D34731">
        <w:rPr>
          <w:rFonts w:ascii="標楷體" w:eastAsia="標楷體" w:hAnsi="標楷體" w:hint="eastAsia"/>
          <w:sz w:val="20"/>
          <w:szCs w:val="20"/>
        </w:rPr>
        <w:t>HIF-1可借由釋放</w:t>
      </w:r>
      <w:r w:rsidR="006D4258" w:rsidRPr="00D34731">
        <w:rPr>
          <w:rFonts w:ascii="標楷體" w:eastAsia="標楷體" w:hAnsi="標楷體" w:hint="eastAsia"/>
          <w:sz w:val="20"/>
          <w:szCs w:val="20"/>
          <w:highlight w:val="yellow"/>
        </w:rPr>
        <w:t>endoth</w:t>
      </w:r>
      <w:ins w:id="122" w:author="user" w:date="2017-11-08T16:30:00Z">
        <w:r w:rsidR="00235196">
          <w:rPr>
            <w:rFonts w:ascii="標楷體" w:eastAsia="標楷體" w:hAnsi="標楷體" w:hint="eastAsia"/>
            <w:sz w:val="20"/>
            <w:szCs w:val="20"/>
            <w:highlight w:val="yellow"/>
          </w:rPr>
          <w:t>e</w:t>
        </w:r>
      </w:ins>
      <w:del w:id="123" w:author="user" w:date="2017-11-08T16:30:00Z">
        <w:r w:rsidR="006D4258" w:rsidRPr="00D34731" w:rsidDel="00235196">
          <w:rPr>
            <w:rFonts w:ascii="標楷體" w:eastAsia="標楷體" w:hAnsi="標楷體" w:hint="eastAsia"/>
            <w:sz w:val="20"/>
            <w:szCs w:val="20"/>
            <w:highlight w:val="yellow"/>
          </w:rPr>
          <w:delText>c</w:delText>
        </w:r>
      </w:del>
      <w:r w:rsidR="006D4258" w:rsidRPr="00D34731">
        <w:rPr>
          <w:rFonts w:ascii="標楷體" w:eastAsia="標楷體" w:hAnsi="標楷體" w:hint="eastAsia"/>
          <w:sz w:val="20"/>
          <w:szCs w:val="20"/>
          <w:highlight w:val="yellow"/>
        </w:rPr>
        <w:t>lial growth factor</w:t>
      </w:r>
      <w:r w:rsidR="006D4258" w:rsidRPr="00D34731">
        <w:rPr>
          <w:rFonts w:ascii="標楷體" w:eastAsia="標楷體" w:hAnsi="標楷體" w:hint="eastAsia"/>
          <w:sz w:val="20"/>
          <w:szCs w:val="20"/>
        </w:rPr>
        <w:t>(VEGF)</w:t>
      </w:r>
      <w:r w:rsidR="00966AC7" w:rsidRPr="00D34731">
        <w:rPr>
          <w:rFonts w:ascii="標楷體" w:eastAsia="標楷體" w:hAnsi="標楷體" w:hint="eastAsia"/>
          <w:sz w:val="20"/>
          <w:szCs w:val="20"/>
        </w:rPr>
        <w:t xml:space="preserve">,減少腫瘤血管的組成(vascular </w:t>
      </w:r>
      <w:proofErr w:type="spellStart"/>
      <w:r w:rsidR="00966AC7" w:rsidRPr="00D34731">
        <w:rPr>
          <w:rFonts w:ascii="標楷體" w:eastAsia="標楷體" w:hAnsi="標楷體" w:hint="eastAsia"/>
          <w:sz w:val="20"/>
          <w:szCs w:val="20"/>
          <w:highlight w:val="yellow"/>
        </w:rPr>
        <w:t>resi</w:t>
      </w:r>
      <w:ins w:id="124" w:author="user" w:date="2017-11-08T16:30:00Z">
        <w:r w:rsidR="00235196">
          <w:rPr>
            <w:rFonts w:ascii="標楷體" w:eastAsia="標楷體" w:hAnsi="標楷體" w:hint="eastAsia"/>
            <w:sz w:val="20"/>
            <w:szCs w:val="20"/>
          </w:rPr>
          <w:t>stence</w:t>
        </w:r>
      </w:ins>
      <w:proofErr w:type="spellEnd"/>
      <w:r w:rsidR="00966AC7" w:rsidRPr="00D34731">
        <w:rPr>
          <w:rFonts w:ascii="標楷體" w:eastAsia="標楷體" w:hAnsi="標楷體" w:hint="eastAsia"/>
          <w:sz w:val="20"/>
          <w:szCs w:val="20"/>
        </w:rPr>
        <w:t>)</w:t>
      </w:r>
      <w:r w:rsidR="008C658A" w:rsidRPr="00D34731">
        <w:rPr>
          <w:rFonts w:ascii="標楷體" w:eastAsia="標楷體" w:hAnsi="標楷體" w:hint="eastAsia"/>
          <w:sz w:val="20"/>
          <w:szCs w:val="20"/>
        </w:rPr>
        <w:t>，影響腫瘤對放射治療的反應</w:t>
      </w:r>
    </w:p>
    <w:p w:rsidR="00DB21EE" w:rsidRPr="00D34731" w:rsidRDefault="00DB21EE" w:rsidP="00D34731">
      <w:pPr>
        <w:widowControl/>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D)</w:t>
      </w:r>
      <w:r w:rsidR="00FB37A1" w:rsidRPr="00D34731">
        <w:rPr>
          <w:rFonts w:ascii="標楷體" w:eastAsia="標楷體" w:hAnsi="標楷體" w:hint="eastAsia"/>
          <w:sz w:val="20"/>
          <w:szCs w:val="20"/>
        </w:rPr>
        <w:t>HIF-12的活化與腫瘤細胞反應有關</w:t>
      </w:r>
    </w:p>
    <w:p w:rsidR="00C653AD" w:rsidRPr="00D34731" w:rsidRDefault="00C653AD"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41.(A)以下對於腫瘤生長的敘述，何者錯誤？</w:t>
      </w:r>
    </w:p>
    <w:p w:rsidR="00C653AD" w:rsidRPr="00D34731" w:rsidRDefault="00C653AD"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A)腫瘤的潛在倍增時間</w:t>
      </w:r>
      <w:r w:rsidR="00033E46" w:rsidRPr="00D34731">
        <w:rPr>
          <w:rFonts w:ascii="標楷體" w:eastAsia="標楷體" w:hAnsi="標楷體" w:hint="eastAsia"/>
          <w:sz w:val="20"/>
          <w:szCs w:val="20"/>
        </w:rPr>
        <w:t>(</w:t>
      </w:r>
      <w:proofErr w:type="spellStart"/>
      <w:r w:rsidR="00033E46" w:rsidRPr="00D34731">
        <w:rPr>
          <w:rFonts w:ascii="標楷體" w:eastAsia="標楷體" w:hAnsi="標楷體" w:hint="eastAsia"/>
          <w:sz w:val="20"/>
          <w:szCs w:val="20"/>
          <w:highlight w:val="yellow"/>
        </w:rPr>
        <w:t>T</w:t>
      </w:r>
      <w:ins w:id="125" w:author="user" w:date="2017-11-08T16:30:00Z">
        <w:r w:rsidR="00235196">
          <w:rPr>
            <w:rFonts w:ascii="標楷體" w:eastAsia="標楷體" w:hAnsi="標楷體" w:hint="eastAsia"/>
            <w:sz w:val="20"/>
            <w:szCs w:val="20"/>
          </w:rPr>
          <w:t>pot</w:t>
        </w:r>
      </w:ins>
      <w:proofErr w:type="spellEnd"/>
      <w:r w:rsidR="00033E46" w:rsidRPr="00D34731">
        <w:rPr>
          <w:rFonts w:ascii="標楷體" w:eastAsia="標楷體" w:hAnsi="標楷體" w:hint="eastAsia"/>
          <w:sz w:val="20"/>
          <w:szCs w:val="20"/>
        </w:rPr>
        <w:t>)</w:t>
      </w:r>
      <w:r w:rsidRPr="00D34731">
        <w:rPr>
          <w:rFonts w:ascii="標楷體" w:eastAsia="標楷體" w:hAnsi="標楷體" w:hint="eastAsia"/>
          <w:sz w:val="20"/>
          <w:szCs w:val="20"/>
        </w:rPr>
        <w:t>是指在細胞丟失</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cell lose)情況下細胞倍增時間，可由S期持續時間</w:t>
      </w:r>
      <w:r w:rsidR="00033E46" w:rsidRPr="00D34731">
        <w:rPr>
          <w:rFonts w:ascii="標楷體" w:eastAsia="標楷體" w:hAnsi="標楷體" w:hint="eastAsia"/>
          <w:sz w:val="20"/>
          <w:szCs w:val="20"/>
        </w:rPr>
        <w:t>(</w:t>
      </w:r>
      <w:proofErr w:type="spellStart"/>
      <w:r w:rsidR="00033E46" w:rsidRPr="00D34731">
        <w:rPr>
          <w:rFonts w:ascii="標楷體" w:eastAsia="標楷體" w:hAnsi="標楷體" w:hint="eastAsia"/>
          <w:sz w:val="20"/>
          <w:szCs w:val="20"/>
          <w:highlight w:val="yellow"/>
        </w:rPr>
        <w:t>T</w:t>
      </w:r>
      <w:ins w:id="126" w:author="user" w:date="2017-11-08T16:31:00Z">
        <w:r w:rsidR="00235196">
          <w:rPr>
            <w:rFonts w:ascii="標楷體" w:eastAsia="標楷體" w:hAnsi="標楷體" w:hint="eastAsia"/>
            <w:sz w:val="20"/>
            <w:szCs w:val="20"/>
          </w:rPr>
          <w:t>s</w:t>
        </w:r>
      </w:ins>
      <w:proofErr w:type="spellEnd"/>
      <w:r w:rsidR="00033E46" w:rsidRPr="00D34731">
        <w:rPr>
          <w:rFonts w:ascii="標楷體" w:eastAsia="標楷體" w:hAnsi="標楷體" w:hint="eastAsia"/>
          <w:sz w:val="20"/>
          <w:szCs w:val="20"/>
        </w:rPr>
        <w:t>)</w:t>
      </w:r>
      <w:r w:rsidRPr="00D34731">
        <w:rPr>
          <w:rFonts w:ascii="標楷體" w:eastAsia="標楷體" w:hAnsi="標楷體" w:hint="eastAsia"/>
          <w:sz w:val="20"/>
          <w:szCs w:val="20"/>
        </w:rPr>
        <w:t>以及在此期細胞的百分比來計算</w:t>
      </w:r>
      <w:proofErr w:type="spellStart"/>
      <w:r w:rsidR="00033E46" w:rsidRPr="00D34731">
        <w:rPr>
          <w:rFonts w:ascii="標楷體" w:eastAsia="標楷體" w:hAnsi="標楷體" w:hint="eastAsia"/>
          <w:sz w:val="20"/>
          <w:szCs w:val="20"/>
          <w:highlight w:val="yellow"/>
        </w:rPr>
        <w:t>T</w:t>
      </w:r>
      <w:ins w:id="127" w:author="user" w:date="2017-11-08T16:31:00Z">
        <w:r w:rsidR="00235196">
          <w:rPr>
            <w:rFonts w:ascii="標楷體" w:eastAsia="標楷體" w:hAnsi="標楷體" w:hint="eastAsia"/>
            <w:sz w:val="20"/>
            <w:szCs w:val="20"/>
          </w:rPr>
          <w:t>pot</w:t>
        </w:r>
      </w:ins>
      <w:proofErr w:type="spellEnd"/>
    </w:p>
    <w:p w:rsidR="00C653AD" w:rsidRPr="00D34731" w:rsidRDefault="00C653AD"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B)如果腫瘤生長比例</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Growth fraction)高，細胞週期短或細胞丟失因子</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 xml:space="preserve">cell </w:t>
      </w:r>
      <w:proofErr w:type="spellStart"/>
      <w:r w:rsidRPr="00D34731">
        <w:rPr>
          <w:rFonts w:ascii="標楷體" w:eastAsia="標楷體" w:hAnsi="標楷體" w:hint="eastAsia"/>
          <w:sz w:val="20"/>
          <w:szCs w:val="20"/>
        </w:rPr>
        <w:t>los</w:t>
      </w:r>
      <w:proofErr w:type="spellEnd"/>
      <w:r w:rsidRPr="00D34731">
        <w:rPr>
          <w:rFonts w:ascii="標楷體" w:eastAsia="標楷體" w:hAnsi="標楷體" w:hint="eastAsia"/>
          <w:sz w:val="20"/>
          <w:szCs w:val="20"/>
        </w:rPr>
        <w:t xml:space="preserve"> </w:t>
      </w:r>
      <w:proofErr w:type="spellStart"/>
      <w:r w:rsidRPr="00D34731">
        <w:rPr>
          <w:rFonts w:ascii="標楷體" w:eastAsia="標楷體" w:hAnsi="標楷體" w:hint="eastAsia"/>
          <w:sz w:val="20"/>
          <w:szCs w:val="20"/>
        </w:rPr>
        <w:t>fctor</w:t>
      </w:r>
      <w:proofErr w:type="spellEnd"/>
      <w:r w:rsidRPr="00D34731">
        <w:rPr>
          <w:rFonts w:ascii="標楷體" w:eastAsia="標楷體" w:hAnsi="標楷體" w:hint="eastAsia"/>
          <w:sz w:val="20"/>
          <w:szCs w:val="20"/>
        </w:rPr>
        <w:t>)低，腫瘤生長率就高</w:t>
      </w:r>
    </w:p>
    <w:p w:rsidR="00C653AD" w:rsidRPr="00D34731" w:rsidRDefault="00C653AD"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C)隨著腫瘤體積增長，腫瘤倍增時間</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 xml:space="preserve">volume doubling </w:t>
      </w:r>
      <w:proofErr w:type="spellStart"/>
      <w:r w:rsidRPr="00D34731">
        <w:rPr>
          <w:rFonts w:ascii="標楷體" w:eastAsia="標楷體" w:hAnsi="標楷體" w:hint="eastAsia"/>
          <w:sz w:val="20"/>
          <w:szCs w:val="20"/>
        </w:rPr>
        <w:t>time,VDT</w:t>
      </w:r>
      <w:proofErr w:type="spellEnd"/>
      <w:r w:rsidRPr="00D34731">
        <w:rPr>
          <w:rFonts w:ascii="標楷體" w:eastAsia="標楷體" w:hAnsi="標楷體" w:hint="eastAsia"/>
          <w:sz w:val="20"/>
          <w:szCs w:val="20"/>
        </w:rPr>
        <w:t>)趨向變小，這種效應是由於氧氣與營養供給不足所致</w:t>
      </w:r>
    </w:p>
    <w:p w:rsidR="00C653AD" w:rsidRPr="00D34731" w:rsidRDefault="00C653AD" w:rsidP="00A23C3A">
      <w:pPr>
        <w:spacing w:line="276" w:lineRule="auto"/>
        <w:ind w:firstLineChars="354" w:firstLine="708"/>
        <w:jc w:val="left"/>
        <w:rPr>
          <w:rFonts w:ascii="標楷體" w:eastAsia="標楷體" w:hAnsi="標楷體"/>
          <w:sz w:val="20"/>
          <w:szCs w:val="20"/>
        </w:rPr>
      </w:pPr>
      <w:r w:rsidRPr="00D34731">
        <w:rPr>
          <w:rFonts w:ascii="標楷體" w:eastAsia="標楷體" w:hAnsi="標楷體" w:hint="eastAsia"/>
          <w:sz w:val="20"/>
          <w:szCs w:val="20"/>
        </w:rPr>
        <w:t>D)假設腫瘤倍增時間</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(VDT)為3個月，</w:t>
      </w:r>
      <w:proofErr w:type="spellStart"/>
      <w:r w:rsidR="00033E46" w:rsidRPr="00D34731">
        <w:rPr>
          <w:rFonts w:ascii="標楷體" w:eastAsia="標楷體" w:hAnsi="標楷體" w:hint="eastAsia"/>
          <w:sz w:val="20"/>
          <w:szCs w:val="20"/>
          <w:highlight w:val="yellow"/>
        </w:rPr>
        <w:t>T</w:t>
      </w:r>
      <w:ins w:id="128" w:author="user" w:date="2017-11-08T16:31:00Z">
        <w:r w:rsidR="00235196">
          <w:rPr>
            <w:rFonts w:ascii="標楷體" w:eastAsia="標楷體" w:hAnsi="標楷體" w:hint="eastAsia"/>
            <w:sz w:val="20"/>
            <w:szCs w:val="20"/>
          </w:rPr>
          <w:t>pot</w:t>
        </w:r>
        <w:proofErr w:type="spellEnd"/>
        <w:r w:rsidR="00235196">
          <w:rPr>
            <w:rFonts w:ascii="標楷體" w:eastAsia="標楷體" w:hAnsi="標楷體" w:hint="eastAsia"/>
            <w:sz w:val="20"/>
            <w:szCs w:val="20"/>
          </w:rPr>
          <w:t>=</w:t>
        </w:r>
      </w:ins>
      <w:r w:rsidRPr="00D34731">
        <w:rPr>
          <w:rFonts w:ascii="標楷體" w:eastAsia="標楷體" w:hAnsi="標楷體" w:hint="eastAsia"/>
          <w:sz w:val="20"/>
          <w:szCs w:val="20"/>
        </w:rPr>
        <w:t>5天，經過計算細胞丟失因子=94%</w:t>
      </w:r>
    </w:p>
    <w:p w:rsidR="00C653AD" w:rsidRPr="00D34731" w:rsidRDefault="00C653AD"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42.(A)有關高溫治療</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hyperthermia)之描述，下列何者正確？</w:t>
      </w:r>
    </w:p>
    <w:p w:rsidR="00C653AD" w:rsidRPr="00D34731" w:rsidRDefault="00C653A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A)理想的溫度調節</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optimal thermoregulation)在40-42</w:t>
      </w:r>
      <w:r w:rsidR="00C66A3F" w:rsidRPr="00D34731">
        <w:rPr>
          <w:rFonts w:ascii="標楷體" w:eastAsia="標楷體" w:hAnsi="標楷體" w:hint="eastAsia"/>
          <w:sz w:val="20"/>
          <w:szCs w:val="20"/>
        </w:rPr>
        <w:t>℃</w:t>
      </w:r>
      <w:r w:rsidRPr="00D34731">
        <w:rPr>
          <w:rFonts w:ascii="標楷體" w:eastAsia="標楷體" w:hAnsi="標楷體" w:hint="eastAsia"/>
          <w:sz w:val="20"/>
          <w:szCs w:val="20"/>
        </w:rPr>
        <w:t>即開始失效</w:t>
      </w:r>
    </w:p>
    <w:p w:rsidR="00C653AD" w:rsidRPr="00D34731" w:rsidRDefault="00C653AD"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B)由於</w:t>
      </w:r>
      <w:proofErr w:type="spellStart"/>
      <w:r w:rsidRPr="00D34731">
        <w:rPr>
          <w:rFonts w:ascii="標楷體" w:eastAsia="標楷體" w:hAnsi="標楷體" w:hint="eastAsia"/>
          <w:sz w:val="20"/>
          <w:szCs w:val="20"/>
        </w:rPr>
        <w:t>Thermotolerance</w:t>
      </w:r>
      <w:proofErr w:type="spellEnd"/>
      <w:r w:rsidRPr="00D34731">
        <w:rPr>
          <w:rFonts w:ascii="標楷體" w:eastAsia="標楷體" w:hAnsi="標楷體" w:hint="eastAsia"/>
          <w:sz w:val="20"/>
          <w:szCs w:val="20"/>
        </w:rPr>
        <w:t>約在治療後數小時產生，目前兩次hyperthermia</w:t>
      </w:r>
      <w:proofErr w:type="gramStart"/>
      <w:r w:rsidRPr="00D34731">
        <w:rPr>
          <w:rFonts w:ascii="標楷體" w:eastAsia="標楷體" w:hAnsi="標楷體" w:hint="eastAsia"/>
          <w:sz w:val="20"/>
          <w:szCs w:val="20"/>
        </w:rPr>
        <w:t>間應相隔</w:t>
      </w:r>
      <w:proofErr w:type="gramEnd"/>
      <w:r w:rsidRPr="00D34731">
        <w:rPr>
          <w:rFonts w:ascii="標楷體" w:eastAsia="標楷體" w:hAnsi="標楷體" w:hint="eastAsia"/>
          <w:sz w:val="20"/>
          <w:szCs w:val="20"/>
        </w:rPr>
        <w:t>一</w:t>
      </w:r>
      <w:r w:rsidRPr="00D34731">
        <w:rPr>
          <w:rFonts w:ascii="標楷體" w:eastAsia="標楷體" w:hAnsi="標楷體" w:hint="eastAsia"/>
          <w:sz w:val="20"/>
          <w:szCs w:val="20"/>
        </w:rPr>
        <w:lastRenderedPageBreak/>
        <w:t>天</w:t>
      </w:r>
    </w:p>
    <w:p w:rsidR="00C653AD" w:rsidRPr="00D34731" w:rsidRDefault="00C653AD"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C)由於考量高溫造成的灌流下降，許多protocol 採用先高溫治療再放射治療</w:t>
      </w:r>
    </w:p>
    <w:p w:rsidR="00C653AD" w:rsidRPr="00D34731" w:rsidRDefault="00C653AD"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D)由於免疫細胞比其他細胞對溫度更敏感，因此38-39</w:t>
      </w:r>
      <w:r w:rsidR="00C66A3F" w:rsidRPr="00D34731">
        <w:rPr>
          <w:rFonts w:ascii="標楷體" w:eastAsia="標楷體" w:hAnsi="標楷體" w:hint="eastAsia"/>
          <w:sz w:val="20"/>
          <w:szCs w:val="20"/>
        </w:rPr>
        <w:t>℃</w:t>
      </w:r>
      <w:r w:rsidRPr="00D34731">
        <w:rPr>
          <w:rFonts w:ascii="標楷體" w:eastAsia="標楷體" w:hAnsi="標楷體" w:hint="eastAsia"/>
          <w:sz w:val="20"/>
          <w:szCs w:val="20"/>
        </w:rPr>
        <w:t>已使免疫反應遭抑制</w:t>
      </w:r>
    </w:p>
    <w:p w:rsidR="00C653AD" w:rsidRPr="00D34731" w:rsidRDefault="00C653AD"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43.(B)有關癌細胞對放射線與化學治療藥物反應的差異性，下列何者錯誤？</w:t>
      </w:r>
    </w:p>
    <w:p w:rsidR="00C653AD" w:rsidRPr="00D34731" w:rsidRDefault="00C653AD"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A)不同的癌細胞株對化學治療藥物敏感度的差異性通常較放射線的感度差異大</w:t>
      </w:r>
    </w:p>
    <w:p w:rsidR="00C653AD" w:rsidRPr="00D34731" w:rsidRDefault="00C653AD"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B)癌細胞株對化學治療藥物之亞致死致命傷害</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sublethal lethal damage)的修復，通常較放射線傷害的修復差異少</w:t>
      </w:r>
    </w:p>
    <w:p w:rsidR="00C653AD" w:rsidRPr="00D34731" w:rsidRDefault="00C653AD" w:rsidP="00A57AD8">
      <w:pPr>
        <w:spacing w:line="276" w:lineRule="auto"/>
        <w:ind w:firstLineChars="354" w:firstLine="708"/>
        <w:jc w:val="left"/>
        <w:rPr>
          <w:rFonts w:ascii="標楷體" w:eastAsia="標楷體" w:hAnsi="標楷體"/>
          <w:sz w:val="20"/>
          <w:szCs w:val="20"/>
        </w:rPr>
      </w:pPr>
      <w:r w:rsidRPr="00D34731">
        <w:rPr>
          <w:rFonts w:ascii="標楷體" w:eastAsia="標楷體" w:hAnsi="標楷體" w:hint="eastAsia"/>
          <w:sz w:val="20"/>
          <w:szCs w:val="20"/>
        </w:rPr>
        <w:t>C)通常癌細胞株對化學治療藥物的氧氣效益</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oxygen effect)應較複雜</w:t>
      </w:r>
    </w:p>
    <w:p w:rsidR="00C653AD" w:rsidRPr="00D34731" w:rsidRDefault="00C653AD" w:rsidP="00A57AD8">
      <w:pPr>
        <w:spacing w:line="276" w:lineRule="auto"/>
        <w:ind w:firstLineChars="354" w:firstLine="708"/>
        <w:jc w:val="left"/>
        <w:rPr>
          <w:rFonts w:ascii="標楷體" w:eastAsia="標楷體" w:hAnsi="標楷體"/>
          <w:sz w:val="20"/>
          <w:szCs w:val="20"/>
        </w:rPr>
      </w:pPr>
      <w:r w:rsidRPr="00D34731">
        <w:rPr>
          <w:rFonts w:ascii="標楷體" w:eastAsia="標楷體" w:hAnsi="標楷體" w:hint="eastAsia"/>
          <w:sz w:val="20"/>
          <w:szCs w:val="20"/>
        </w:rPr>
        <w:t>D)通常癌細胞株對化學治療藥物的阻抗</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resistance)發生的時間快</w:t>
      </w:r>
    </w:p>
    <w:p w:rsidR="00C653AD" w:rsidRPr="00D34731" w:rsidRDefault="00C653A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44.(C)如一技術師不小心在某病患的所有放射治療療程中，將兩處的</w:t>
      </w:r>
      <w:proofErr w:type="gramStart"/>
      <w:r w:rsidRPr="00D34731">
        <w:rPr>
          <w:rFonts w:ascii="標楷體" w:eastAsia="標楷體" w:hAnsi="標楷體" w:hint="eastAsia"/>
          <w:sz w:val="20"/>
          <w:szCs w:val="20"/>
        </w:rPr>
        <w:t>治療照野重疊</w:t>
      </w:r>
      <w:proofErr w:type="gramEnd"/>
      <w:r w:rsidRPr="00D34731">
        <w:rPr>
          <w:rFonts w:ascii="標楷體" w:eastAsia="標楷體" w:hAnsi="標楷體" w:hint="eastAsia"/>
          <w:sz w:val="20"/>
          <w:szCs w:val="20"/>
        </w:rPr>
        <w:t>了0.5 cm，經物理師評估此病患</w:t>
      </w:r>
      <w:proofErr w:type="gramStart"/>
      <w:r w:rsidRPr="00D34731">
        <w:rPr>
          <w:rFonts w:ascii="標楷體" w:eastAsia="標楷體" w:hAnsi="標楷體" w:hint="eastAsia"/>
          <w:sz w:val="20"/>
          <w:szCs w:val="20"/>
        </w:rPr>
        <w:t>重疊照野中</w:t>
      </w:r>
      <w:proofErr w:type="gramEnd"/>
      <w:r w:rsidRPr="00D34731">
        <w:rPr>
          <w:rFonts w:ascii="標楷體" w:eastAsia="標楷體" w:hAnsi="標楷體" w:hint="eastAsia"/>
          <w:sz w:val="20"/>
          <w:szCs w:val="20"/>
        </w:rPr>
        <w:t>脊髓神經</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spinal cord)的最高劑量為120%。假設在</w:t>
      </w:r>
      <w:proofErr w:type="gramStart"/>
      <w:r w:rsidRPr="00D34731">
        <w:rPr>
          <w:rFonts w:ascii="標楷體" w:eastAsia="標楷體" w:hAnsi="標楷體" w:hint="eastAsia"/>
          <w:sz w:val="20"/>
          <w:szCs w:val="20"/>
        </w:rPr>
        <w:t>照野不</w:t>
      </w:r>
      <w:proofErr w:type="gramEnd"/>
      <w:r w:rsidRPr="00D34731">
        <w:rPr>
          <w:rFonts w:ascii="標楷體" w:eastAsia="標楷體" w:hAnsi="標楷體" w:hint="eastAsia"/>
          <w:sz w:val="20"/>
          <w:szCs w:val="20"/>
        </w:rPr>
        <w:t>重疊狀況下，脊髓神經所接受的劑量應為2Gy x20次，請問在這</w:t>
      </w:r>
      <w:proofErr w:type="gramStart"/>
      <w:r w:rsidRPr="00D34731">
        <w:rPr>
          <w:rFonts w:ascii="標楷體" w:eastAsia="標楷體" w:hAnsi="標楷體" w:hint="eastAsia"/>
          <w:sz w:val="20"/>
          <w:szCs w:val="20"/>
        </w:rPr>
        <w:t>種照野</w:t>
      </w:r>
      <w:proofErr w:type="gramEnd"/>
      <w:r w:rsidRPr="00D34731">
        <w:rPr>
          <w:rFonts w:ascii="標楷體" w:eastAsia="標楷體" w:hAnsi="標楷體" w:hint="eastAsia"/>
          <w:sz w:val="20"/>
          <w:szCs w:val="20"/>
        </w:rPr>
        <w:t>重疊的狀況下，病患的</w:t>
      </w:r>
      <w:proofErr w:type="gramStart"/>
      <w:r w:rsidRPr="00D34731">
        <w:rPr>
          <w:rFonts w:ascii="標楷體" w:eastAsia="標楷體" w:hAnsi="標楷體" w:hint="eastAsia"/>
          <w:sz w:val="20"/>
          <w:szCs w:val="20"/>
        </w:rPr>
        <w:t>重疊照野中</w:t>
      </w:r>
      <w:proofErr w:type="gramEnd"/>
      <w:r w:rsidRPr="00D34731">
        <w:rPr>
          <w:rFonts w:ascii="標楷體" w:eastAsia="標楷體" w:hAnsi="標楷體" w:hint="eastAsia"/>
          <w:sz w:val="20"/>
          <w:szCs w:val="20"/>
        </w:rPr>
        <w:t>之脊髓神經所接受的最高2Gy</w:t>
      </w:r>
      <w:proofErr w:type="gramStart"/>
      <w:r w:rsidRPr="00D34731">
        <w:rPr>
          <w:rFonts w:ascii="標楷體" w:eastAsia="標楷體" w:hAnsi="標楷體" w:hint="eastAsia"/>
          <w:sz w:val="20"/>
          <w:szCs w:val="20"/>
        </w:rPr>
        <w:t>等效劑量</w:t>
      </w:r>
      <w:proofErr w:type="gramEnd"/>
      <w:r w:rsidRPr="00D34731">
        <w:rPr>
          <w:rFonts w:ascii="標楷體" w:eastAsia="標楷體" w:hAnsi="標楷體" w:hint="eastAsia"/>
          <w:sz w:val="20"/>
          <w:szCs w:val="20"/>
        </w:rPr>
        <w:t>(</w:t>
      </w:r>
      <w:proofErr w:type="spellStart"/>
      <w:r w:rsidRPr="00D34731">
        <w:rPr>
          <w:rFonts w:ascii="標楷體" w:eastAsia="標楷體" w:hAnsi="標楷體" w:hint="eastAsia"/>
          <w:sz w:val="20"/>
          <w:szCs w:val="20"/>
        </w:rPr>
        <w:t>isoeffective</w:t>
      </w:r>
      <w:proofErr w:type="spellEnd"/>
      <w:r w:rsidRPr="00D34731">
        <w:rPr>
          <w:rFonts w:ascii="標楷體" w:eastAsia="標楷體" w:hAnsi="標楷體" w:hint="eastAsia"/>
          <w:sz w:val="20"/>
          <w:szCs w:val="20"/>
        </w:rPr>
        <w:t xml:space="preserve"> dose in 2Gy fractions 或EQD</w:t>
      </w:r>
      <w:r w:rsidR="00C602DC" w:rsidRPr="00D34731">
        <w:rPr>
          <w:rFonts w:ascii="標楷體" w:eastAsia="標楷體" w:hAnsi="標楷體" w:cs="標楷體" w:hint="eastAsia"/>
          <w:sz w:val="20"/>
          <w:szCs w:val="20"/>
          <w:vertAlign w:val="subscript"/>
        </w:rPr>
        <w:t>2</w:t>
      </w:r>
      <w:r w:rsidRPr="00D34731">
        <w:rPr>
          <w:rFonts w:ascii="標楷體" w:eastAsia="標楷體" w:hAnsi="標楷體" w:hint="eastAsia"/>
          <w:sz w:val="20"/>
          <w:szCs w:val="20"/>
        </w:rPr>
        <w:t>)為何？</w:t>
      </w:r>
    </w:p>
    <w:p w:rsidR="00C653AD" w:rsidRPr="00D34731" w:rsidRDefault="00C653A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 xml:space="preserve">         假設spinal cord 之</w:t>
      </w:r>
      <w:r w:rsidR="00C602DC" w:rsidRPr="00D34731">
        <w:rPr>
          <w:rFonts w:ascii="標楷體" w:eastAsia="標楷體" w:hAnsi="標楷體" w:cs="標楷體" w:hint="eastAsia"/>
          <w:sz w:val="20"/>
          <w:szCs w:val="20"/>
        </w:rPr>
        <w:t>α/β</w:t>
      </w:r>
      <w:r w:rsidRPr="00D34731">
        <w:rPr>
          <w:rFonts w:ascii="標楷體" w:eastAsia="標楷體" w:hAnsi="標楷體" w:hint="eastAsia"/>
          <w:sz w:val="20"/>
          <w:szCs w:val="20"/>
        </w:rPr>
        <w:t>為2</w:t>
      </w:r>
    </w:p>
    <w:p w:rsidR="00C653AD" w:rsidRPr="00D34731" w:rsidRDefault="00C653AD" w:rsidP="00A57AD8">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A)48.0</w:t>
      </w:r>
      <w:proofErr w:type="gramEnd"/>
      <w:r w:rsidRPr="00D34731">
        <w:rPr>
          <w:rFonts w:ascii="標楷體" w:eastAsia="標楷體" w:hAnsi="標楷體"/>
          <w:sz w:val="20"/>
          <w:szCs w:val="20"/>
        </w:rPr>
        <w:t xml:space="preserve"> Gy</w:t>
      </w:r>
    </w:p>
    <w:p w:rsidR="00C653AD" w:rsidRPr="00D34731" w:rsidRDefault="00C653AD" w:rsidP="00A57AD8">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B)50.4</w:t>
      </w:r>
      <w:proofErr w:type="gramEnd"/>
      <w:r w:rsidRPr="00D34731">
        <w:rPr>
          <w:rFonts w:ascii="標楷體" w:eastAsia="標楷體" w:hAnsi="標楷體"/>
          <w:sz w:val="20"/>
          <w:szCs w:val="20"/>
        </w:rPr>
        <w:t xml:space="preserve"> Gy</w:t>
      </w:r>
    </w:p>
    <w:p w:rsidR="00C653AD" w:rsidRPr="00D34731" w:rsidRDefault="00C653AD" w:rsidP="00A57AD8">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C)52.8</w:t>
      </w:r>
      <w:proofErr w:type="gramEnd"/>
      <w:r w:rsidRPr="00D34731">
        <w:rPr>
          <w:rFonts w:ascii="標楷體" w:eastAsia="標楷體" w:hAnsi="標楷體"/>
          <w:sz w:val="20"/>
          <w:szCs w:val="20"/>
        </w:rPr>
        <w:t xml:space="preserve"> Gy</w:t>
      </w:r>
    </w:p>
    <w:p w:rsidR="00C653AD" w:rsidRPr="00D34731" w:rsidRDefault="00C653AD" w:rsidP="00A57AD8">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D)54.0</w:t>
      </w:r>
      <w:proofErr w:type="gramEnd"/>
      <w:r w:rsidRPr="00D34731">
        <w:rPr>
          <w:rFonts w:ascii="標楷體" w:eastAsia="標楷體" w:hAnsi="標楷體"/>
          <w:sz w:val="20"/>
          <w:szCs w:val="20"/>
        </w:rPr>
        <w:t xml:space="preserve"> Gy</w:t>
      </w:r>
    </w:p>
    <w:p w:rsidR="00681ACD" w:rsidRPr="00D34731" w:rsidRDefault="00681AC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45.(C)下列有關惡性腫瘤對於放射治療之劑量率效應</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Dose-rate effect)的描述，何者錯誤？</w:t>
      </w:r>
    </w:p>
    <w:p w:rsidR="00681ACD" w:rsidRPr="00D34731" w:rsidRDefault="00681ACD"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A)如果要達到相同的生物效應，高劑量率治療較低劑量率治療所需的總劑量較低</w:t>
      </w:r>
    </w:p>
    <w:p w:rsidR="00681ACD" w:rsidRPr="00D34731" w:rsidRDefault="00681ACD"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B)對於多人類惡性腫瘤細胞株，高劑量率治療較低劑量率治療其存活曲線有較少的差異</w:t>
      </w:r>
    </w:p>
    <w:p w:rsidR="00681ACD" w:rsidRPr="00D34731" w:rsidRDefault="00681ACD"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 xml:space="preserve">C)於總治療時間為4日之low-dose rate </w:t>
      </w:r>
      <w:proofErr w:type="gramStart"/>
      <w:r w:rsidRPr="00D34731">
        <w:rPr>
          <w:rFonts w:ascii="標楷體" w:eastAsia="標楷體" w:hAnsi="標楷體" w:hint="eastAsia"/>
          <w:sz w:val="20"/>
          <w:szCs w:val="20"/>
        </w:rPr>
        <w:t>近接治療</w:t>
      </w:r>
      <w:proofErr w:type="gramEnd"/>
      <w:r w:rsidRPr="00D34731">
        <w:rPr>
          <w:rFonts w:ascii="標楷體" w:eastAsia="標楷體" w:hAnsi="標楷體" w:hint="eastAsia"/>
          <w:sz w:val="20"/>
          <w:szCs w:val="20"/>
        </w:rPr>
        <w:t>不需考慮4R 中的 repopulation 效應</w:t>
      </w:r>
    </w:p>
    <w:p w:rsidR="00681ACD" w:rsidRPr="00D34731" w:rsidRDefault="00681ACD" w:rsidP="00A57AD8">
      <w:pPr>
        <w:spacing w:line="276" w:lineRule="auto"/>
        <w:ind w:firstLineChars="354" w:firstLine="708"/>
        <w:jc w:val="left"/>
        <w:rPr>
          <w:rFonts w:ascii="標楷體" w:eastAsia="標楷體" w:hAnsi="標楷體"/>
          <w:sz w:val="20"/>
          <w:szCs w:val="20"/>
        </w:rPr>
      </w:pPr>
      <w:r w:rsidRPr="00D34731">
        <w:rPr>
          <w:rFonts w:ascii="標楷體" w:eastAsia="標楷體" w:hAnsi="標楷體" w:hint="eastAsia"/>
          <w:sz w:val="20"/>
          <w:szCs w:val="20"/>
        </w:rPr>
        <w:t>D)如果劑量率降低，劑量存活曲線中的shoulder可能會消失</w:t>
      </w:r>
    </w:p>
    <w:p w:rsidR="00681ACD" w:rsidRPr="00D34731" w:rsidRDefault="00681AC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46.(A)一台6MV直線加速器，其劑量參考點</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(1MU=1cGy)位於SAD=100cm、深度5cm欲給予在等中心點照野大小為6×10</w:t>
      </w:r>
      <w:r w:rsidR="00F24783" w:rsidRPr="00D34731">
        <w:rPr>
          <w:rFonts w:ascii="標楷體" w:eastAsia="標楷體" w:hAnsi="標楷體" w:cs="標楷體" w:hint="eastAsia"/>
          <w:sz w:val="20"/>
          <w:szCs w:val="20"/>
        </w:rPr>
        <w:t>cm</w:t>
      </w:r>
      <w:r w:rsidR="00F24783" w:rsidRPr="00D34731">
        <w:rPr>
          <w:rFonts w:ascii="標楷體" w:eastAsia="標楷體" w:hAnsi="標楷體" w:cs="標楷體" w:hint="eastAsia"/>
          <w:sz w:val="20"/>
          <w:szCs w:val="20"/>
          <w:vertAlign w:val="superscript"/>
        </w:rPr>
        <w:t>2</w:t>
      </w:r>
      <w:r w:rsidRPr="00D34731">
        <w:rPr>
          <w:rFonts w:ascii="標楷體" w:eastAsia="標楷體" w:hAnsi="標楷體" w:hint="eastAsia"/>
          <w:sz w:val="20"/>
          <w:szCs w:val="20"/>
        </w:rPr>
        <w:t>，深度8cm處的腫瘤200cGy</w:t>
      </w:r>
      <w:r w:rsidR="00F24783" w:rsidRPr="00D34731">
        <w:rPr>
          <w:rFonts w:ascii="標楷體" w:eastAsia="標楷體" w:hAnsi="標楷體" w:hint="eastAsia"/>
          <w:sz w:val="20"/>
          <w:szCs w:val="20"/>
        </w:rPr>
        <w:t>的劑量，若</w:t>
      </w:r>
      <w:proofErr w:type="spellStart"/>
      <w:r w:rsidR="00F24783" w:rsidRPr="00D34731">
        <w:rPr>
          <w:rFonts w:ascii="標楷體" w:eastAsia="標楷體" w:hAnsi="標楷體" w:cs="標楷體" w:hint="eastAsia"/>
          <w:sz w:val="20"/>
          <w:szCs w:val="20"/>
        </w:rPr>
        <w:t>Sc</w:t>
      </w:r>
      <w:proofErr w:type="spellEnd"/>
      <w:r w:rsidR="00F24783" w:rsidRPr="00D34731">
        <w:rPr>
          <w:rFonts w:ascii="標楷體" w:eastAsia="標楷體" w:hAnsi="標楷體" w:cs="標楷體" w:hint="eastAsia"/>
          <w:sz w:val="20"/>
          <w:szCs w:val="20"/>
        </w:rPr>
        <w:t>(6x10)=0.98</w:t>
      </w:r>
      <w:r w:rsidRPr="00D34731">
        <w:rPr>
          <w:rFonts w:ascii="標楷體" w:eastAsia="標楷體" w:hAnsi="標楷體" w:hint="eastAsia"/>
          <w:sz w:val="20"/>
          <w:szCs w:val="20"/>
        </w:rPr>
        <w:t>，</w:t>
      </w:r>
      <w:r w:rsidR="00F24783" w:rsidRPr="00D34731">
        <w:rPr>
          <w:rFonts w:ascii="標楷體" w:eastAsia="標楷體" w:hAnsi="標楷體" w:hint="eastAsia"/>
          <w:sz w:val="20"/>
          <w:szCs w:val="20"/>
        </w:rPr>
        <w:t>TPR(6x10.8)=0.746</w:t>
      </w:r>
      <w:r w:rsidRPr="00D34731">
        <w:rPr>
          <w:rFonts w:ascii="標楷體" w:eastAsia="標楷體" w:hAnsi="標楷體" w:hint="eastAsia"/>
          <w:sz w:val="20"/>
          <w:szCs w:val="20"/>
        </w:rPr>
        <w:t>請問需給予多少MU?</w:t>
      </w:r>
    </w:p>
    <w:p w:rsidR="00681ACD" w:rsidRPr="00D34731" w:rsidRDefault="00681ACD" w:rsidP="00A57AD8">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A)276MU</w:t>
      </w:r>
      <w:proofErr w:type="gramEnd"/>
    </w:p>
    <w:p w:rsidR="00681ACD" w:rsidRPr="00D34731" w:rsidRDefault="00681ACD" w:rsidP="00A57AD8">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B)260MU</w:t>
      </w:r>
      <w:proofErr w:type="gramEnd"/>
    </w:p>
    <w:p w:rsidR="00681ACD" w:rsidRPr="00D34731" w:rsidRDefault="00681ACD" w:rsidP="00A57AD8">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C)153MU</w:t>
      </w:r>
      <w:proofErr w:type="gramEnd"/>
    </w:p>
    <w:p w:rsidR="00681ACD" w:rsidRPr="00D34731" w:rsidRDefault="00681ACD" w:rsidP="00A57AD8">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D)200MU</w:t>
      </w:r>
      <w:proofErr w:type="gramEnd"/>
    </w:p>
    <w:p w:rsidR="00681ACD" w:rsidRPr="00D34731" w:rsidRDefault="00681ACD"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47.(D)關於</w:t>
      </w:r>
      <w:proofErr w:type="gramStart"/>
      <w:r w:rsidRPr="00D34731">
        <w:rPr>
          <w:rFonts w:ascii="標楷體" w:eastAsia="標楷體" w:hAnsi="標楷體" w:hint="eastAsia"/>
          <w:sz w:val="20"/>
          <w:szCs w:val="20"/>
        </w:rPr>
        <w:t>電子射束的</w:t>
      </w:r>
      <w:proofErr w:type="gramEnd"/>
      <w:r w:rsidRPr="00D34731">
        <w:rPr>
          <w:rFonts w:ascii="標楷體" w:eastAsia="標楷體" w:hAnsi="標楷體" w:hint="eastAsia"/>
          <w:sz w:val="20"/>
          <w:szCs w:val="20"/>
        </w:rPr>
        <w:t>描述，下列敘述何者正確？</w:t>
      </w:r>
    </w:p>
    <w:p w:rsidR="00681ACD" w:rsidRPr="00D34731" w:rsidRDefault="00681AC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lastRenderedPageBreak/>
        <w:t>A)低能量電子較易與高原子序物質作用產生制動輻射</w:t>
      </w:r>
    </w:p>
    <w:p w:rsidR="00681ACD" w:rsidRPr="00D34731" w:rsidRDefault="00681AC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B)臨床</w:t>
      </w:r>
      <w:proofErr w:type="gramStart"/>
      <w:r w:rsidRPr="00D34731">
        <w:rPr>
          <w:rFonts w:ascii="標楷體" w:eastAsia="標楷體" w:hAnsi="標楷體" w:hint="eastAsia"/>
          <w:sz w:val="20"/>
          <w:szCs w:val="20"/>
        </w:rPr>
        <w:t>電子射束在</w:t>
      </w:r>
      <w:proofErr w:type="gramEnd"/>
      <w:r w:rsidRPr="00D34731">
        <w:rPr>
          <w:rFonts w:ascii="標楷體" w:eastAsia="標楷體" w:hAnsi="標楷體" w:hint="eastAsia"/>
          <w:sz w:val="20"/>
          <w:szCs w:val="20"/>
        </w:rPr>
        <w:t>水中穿透每公分的損失1MeV能量</w:t>
      </w:r>
    </w:p>
    <w:p w:rsidR="00681ACD" w:rsidRPr="00D34731" w:rsidRDefault="00681AC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C)百分表面劑量隨著能量增加而下降</w:t>
      </w:r>
    </w:p>
    <w:p w:rsidR="00681ACD" w:rsidRPr="00D34731" w:rsidRDefault="00681ACD" w:rsidP="00E134CD">
      <w:pPr>
        <w:spacing w:line="276" w:lineRule="auto"/>
        <w:ind w:leftChars="236" w:left="850" w:hangingChars="142" w:hanging="284"/>
        <w:jc w:val="left"/>
        <w:rPr>
          <w:rFonts w:ascii="標楷體" w:eastAsia="標楷體" w:hAnsi="標楷體"/>
          <w:sz w:val="20"/>
          <w:szCs w:val="20"/>
        </w:rPr>
      </w:pPr>
      <w:r w:rsidRPr="00D34731">
        <w:rPr>
          <w:rFonts w:ascii="標楷體" w:eastAsia="標楷體" w:hAnsi="標楷體" w:hint="eastAsia"/>
          <w:sz w:val="20"/>
          <w:szCs w:val="20"/>
        </w:rPr>
        <w:t>D)用較高能電子射束</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18MeV)治療寬度較小的腫瘤時，須考慮高劑量區內縮的現象而額外加大照野</w:t>
      </w:r>
    </w:p>
    <w:p w:rsidR="00681ACD" w:rsidRPr="00D34731" w:rsidRDefault="00681ACD"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48.(B)有關</w:t>
      </w:r>
      <w:proofErr w:type="gramStart"/>
      <w:r w:rsidRPr="00D34731">
        <w:rPr>
          <w:rFonts w:ascii="標楷體" w:eastAsia="標楷體" w:hAnsi="標楷體" w:hint="eastAsia"/>
          <w:sz w:val="20"/>
          <w:szCs w:val="20"/>
        </w:rPr>
        <w:t>質子射束治療</w:t>
      </w:r>
      <w:proofErr w:type="gramEnd"/>
      <w:r w:rsidRPr="00D34731">
        <w:rPr>
          <w:rFonts w:ascii="標楷體" w:eastAsia="標楷體" w:hAnsi="標楷體" w:hint="eastAsia"/>
          <w:sz w:val="20"/>
          <w:szCs w:val="20"/>
        </w:rPr>
        <w:t>之描述，下列敘述何者錯誤？</w:t>
      </w:r>
    </w:p>
    <w:p w:rsidR="00681ACD" w:rsidRPr="00D34731" w:rsidRDefault="00681AC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A)相較於電子</w:t>
      </w:r>
      <w:proofErr w:type="gramStart"/>
      <w:r w:rsidRPr="00D34731">
        <w:rPr>
          <w:rFonts w:ascii="標楷體" w:eastAsia="標楷體" w:hAnsi="標楷體" w:hint="eastAsia"/>
          <w:sz w:val="20"/>
          <w:szCs w:val="20"/>
        </w:rPr>
        <w:t>射束有</w:t>
      </w:r>
      <w:proofErr w:type="gramEnd"/>
      <w:r w:rsidRPr="00D34731">
        <w:rPr>
          <w:rFonts w:ascii="標楷體" w:eastAsia="標楷體" w:hAnsi="標楷體" w:hint="eastAsia"/>
          <w:sz w:val="20"/>
          <w:szCs w:val="20"/>
        </w:rPr>
        <w:t>較小的散射角度</w:t>
      </w:r>
    </w:p>
    <w:p w:rsidR="00681ACD" w:rsidRPr="00D34731" w:rsidRDefault="00681ACD" w:rsidP="00E134CD">
      <w:pPr>
        <w:spacing w:line="276" w:lineRule="auto"/>
        <w:ind w:leftChars="237" w:left="945" w:hangingChars="188" w:hanging="376"/>
        <w:jc w:val="left"/>
        <w:rPr>
          <w:rFonts w:ascii="標楷體" w:eastAsia="標楷體" w:hAnsi="標楷體"/>
          <w:sz w:val="20"/>
          <w:szCs w:val="20"/>
        </w:rPr>
      </w:pPr>
      <w:r w:rsidRPr="00D34731">
        <w:rPr>
          <w:rFonts w:ascii="標楷體" w:eastAsia="標楷體" w:hAnsi="標楷體" w:hint="eastAsia"/>
          <w:sz w:val="20"/>
          <w:szCs w:val="20"/>
        </w:rPr>
        <w:t>B)質子的質量阻擋本</w:t>
      </w:r>
      <w:ins w:id="129" w:author="user" w:date="2017-11-08T16:31:00Z">
        <w:r w:rsidR="00235196">
          <w:rPr>
            <w:rFonts w:ascii="標楷體" w:eastAsia="標楷體" w:hAnsi="標楷體" w:cs="標楷體" w:hint="eastAsia"/>
            <w:sz w:val="20"/>
            <w:szCs w:val="20"/>
            <w:highlight w:val="yellow"/>
          </w:rPr>
          <w:t>領</w:t>
        </w:r>
      </w:ins>
      <w:del w:id="130" w:author="user" w:date="2017-11-08T16:31:00Z">
        <w:r w:rsidRPr="00D34731" w:rsidDel="00235196">
          <w:rPr>
            <w:rFonts w:ascii="標楷體" w:eastAsia="標楷體" w:hAnsi="標楷體" w:cs="標楷體" w:hint="eastAsia"/>
            <w:sz w:val="20"/>
            <w:szCs w:val="20"/>
            <w:highlight w:val="yellow"/>
          </w:rPr>
          <w:delText>🤓</w:delText>
        </w:r>
      </w:del>
      <w:r w:rsidRPr="00D34731">
        <w:rPr>
          <w:rFonts w:ascii="標楷體" w:eastAsia="標楷體" w:hAnsi="標楷體" w:hint="eastAsia"/>
          <w:sz w:val="20"/>
          <w:szCs w:val="20"/>
        </w:rPr>
        <w:t>在低原子序物質比在高原子序物質中還要小，因此須利用高原子序物質來減速</w:t>
      </w:r>
    </w:p>
    <w:p w:rsidR="00681ACD" w:rsidRPr="00D34731" w:rsidRDefault="00681ACD" w:rsidP="00E134CD">
      <w:pPr>
        <w:spacing w:line="276" w:lineRule="auto"/>
        <w:ind w:leftChars="237" w:left="945" w:hangingChars="188" w:hanging="376"/>
        <w:jc w:val="left"/>
        <w:rPr>
          <w:rFonts w:ascii="標楷體" w:eastAsia="標楷體" w:hAnsi="標楷體"/>
          <w:sz w:val="20"/>
          <w:szCs w:val="20"/>
        </w:rPr>
      </w:pPr>
      <w:r w:rsidRPr="00D34731">
        <w:rPr>
          <w:rFonts w:ascii="標楷體" w:eastAsia="標楷體" w:hAnsi="標楷體" w:hint="eastAsia"/>
          <w:sz w:val="20"/>
          <w:szCs w:val="20"/>
        </w:rPr>
        <w:t>C)帶電粒子在物質中行進時能量損失率會與粒子電荷量</w:t>
      </w:r>
      <w:proofErr w:type="gramStart"/>
      <w:r w:rsidRPr="00D34731">
        <w:rPr>
          <w:rFonts w:ascii="標楷體" w:eastAsia="標楷體" w:hAnsi="標楷體" w:hint="eastAsia"/>
          <w:sz w:val="20"/>
          <w:szCs w:val="20"/>
        </w:rPr>
        <w:t>平方成正比</w:t>
      </w:r>
      <w:proofErr w:type="gramEnd"/>
      <w:r w:rsidRPr="00D34731">
        <w:rPr>
          <w:rFonts w:ascii="標楷體" w:eastAsia="標楷體" w:hAnsi="標楷體" w:hint="eastAsia"/>
          <w:sz w:val="20"/>
          <w:szCs w:val="20"/>
        </w:rPr>
        <w:t>，與速率平方成反比</w:t>
      </w:r>
    </w:p>
    <w:p w:rsidR="00681ACD" w:rsidRPr="00D34731" w:rsidRDefault="00681ACD" w:rsidP="00E134CD">
      <w:pPr>
        <w:spacing w:line="276" w:lineRule="auto"/>
        <w:ind w:leftChars="237" w:left="945" w:hangingChars="188" w:hanging="376"/>
        <w:jc w:val="left"/>
        <w:rPr>
          <w:rFonts w:ascii="標楷體" w:eastAsia="標楷體" w:hAnsi="標楷體"/>
          <w:sz w:val="20"/>
          <w:szCs w:val="20"/>
        </w:rPr>
      </w:pPr>
      <w:r w:rsidRPr="00D34731">
        <w:rPr>
          <w:rFonts w:ascii="標楷體" w:eastAsia="標楷體" w:hAnsi="標楷體" w:hint="eastAsia"/>
          <w:sz w:val="20"/>
          <w:szCs w:val="20"/>
        </w:rPr>
        <w:t>D)可利用同步迴旋加速器產生多種能量的質子束</w:t>
      </w:r>
    </w:p>
    <w:p w:rsidR="00681ACD" w:rsidRPr="00D34731" w:rsidRDefault="00681ACD"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49.(A)有關影像導引放射治療MVCBCT與KVCBCT之敘述，下列何者錯誤？</w:t>
      </w:r>
    </w:p>
    <w:p w:rsidR="00681ACD" w:rsidRPr="00D34731" w:rsidRDefault="00681AC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A)MVCBCT在劑量相對低的情形下有較好的軟組織對比度</w:t>
      </w:r>
    </w:p>
    <w:p w:rsidR="00681ACD" w:rsidRPr="00D34731" w:rsidRDefault="00681ACD" w:rsidP="005C6987">
      <w:pPr>
        <w:spacing w:line="276" w:lineRule="auto"/>
        <w:ind w:leftChars="237" w:left="945" w:hangingChars="188" w:hanging="376"/>
        <w:jc w:val="left"/>
        <w:rPr>
          <w:rFonts w:ascii="標楷體" w:eastAsia="標楷體" w:hAnsi="標楷體"/>
          <w:sz w:val="20"/>
          <w:szCs w:val="20"/>
        </w:rPr>
      </w:pPr>
      <w:r w:rsidRPr="00D34731">
        <w:rPr>
          <w:rFonts w:ascii="標楷體" w:eastAsia="標楷體" w:hAnsi="標楷體" w:hint="eastAsia"/>
          <w:sz w:val="20"/>
          <w:szCs w:val="20"/>
        </w:rPr>
        <w:t>B)MVCBCT使用已配備的EPID即可，且減少KV,MV</w:t>
      </w:r>
      <w:proofErr w:type="gramStart"/>
      <w:r w:rsidRPr="00D34731">
        <w:rPr>
          <w:rFonts w:ascii="標楷體" w:eastAsia="標楷體" w:hAnsi="標楷體" w:hint="eastAsia"/>
          <w:sz w:val="20"/>
          <w:szCs w:val="20"/>
        </w:rPr>
        <w:t>射束中心</w:t>
      </w:r>
      <w:proofErr w:type="gramEnd"/>
      <w:r w:rsidRPr="00D34731">
        <w:rPr>
          <w:rFonts w:ascii="標楷體" w:eastAsia="標楷體" w:hAnsi="標楷體" w:hint="eastAsia"/>
          <w:sz w:val="20"/>
          <w:szCs w:val="20"/>
        </w:rPr>
        <w:t>一致性誤差的影響</w:t>
      </w:r>
    </w:p>
    <w:p w:rsidR="00681ACD" w:rsidRPr="00D34731" w:rsidRDefault="00681AC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C)KVCBCT容易受到金屬物質如髖關節</w:t>
      </w:r>
      <w:proofErr w:type="gramStart"/>
      <w:r w:rsidRPr="00D34731">
        <w:rPr>
          <w:rFonts w:ascii="標楷體" w:eastAsia="標楷體" w:hAnsi="標楷體" w:hint="eastAsia"/>
          <w:sz w:val="20"/>
          <w:szCs w:val="20"/>
        </w:rPr>
        <w:t>植入物的</w:t>
      </w:r>
      <w:proofErr w:type="gramEnd"/>
      <w:r w:rsidRPr="00D34731">
        <w:rPr>
          <w:rFonts w:ascii="標楷體" w:eastAsia="標楷體" w:hAnsi="標楷體" w:hint="eastAsia"/>
          <w:sz w:val="20"/>
          <w:szCs w:val="20"/>
        </w:rPr>
        <w:t>假</w:t>
      </w:r>
      <w:proofErr w:type="gramStart"/>
      <w:r w:rsidRPr="00D34731">
        <w:rPr>
          <w:rFonts w:ascii="標楷體" w:eastAsia="標楷體" w:hAnsi="標楷體" w:hint="eastAsia"/>
          <w:sz w:val="20"/>
          <w:szCs w:val="20"/>
        </w:rPr>
        <w:t>影</w:t>
      </w:r>
      <w:proofErr w:type="gramEnd"/>
      <w:r w:rsidRPr="00D34731">
        <w:rPr>
          <w:rFonts w:ascii="標楷體" w:eastAsia="標楷體" w:hAnsi="標楷體" w:hint="eastAsia"/>
          <w:sz w:val="20"/>
          <w:szCs w:val="20"/>
        </w:rPr>
        <w:t>影響</w:t>
      </w:r>
    </w:p>
    <w:p w:rsidR="00681ACD" w:rsidRPr="00D34731" w:rsidRDefault="00681AC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D)KVCBCT有較好的空間解析度</w:t>
      </w:r>
    </w:p>
    <w:p w:rsidR="00681ACD" w:rsidRPr="00D34731" w:rsidRDefault="00681ACD"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50.(A)有關高劑量</w:t>
      </w:r>
      <w:proofErr w:type="gramStart"/>
      <w:r w:rsidRPr="00D34731">
        <w:rPr>
          <w:rFonts w:ascii="標楷體" w:eastAsia="標楷體" w:hAnsi="標楷體" w:hint="eastAsia"/>
          <w:sz w:val="20"/>
          <w:szCs w:val="20"/>
        </w:rPr>
        <w:t>率近接放射治療</w:t>
      </w:r>
      <w:proofErr w:type="gramEnd"/>
      <w:r w:rsidRPr="00D34731">
        <w:rPr>
          <w:rFonts w:ascii="標楷體" w:eastAsia="標楷體" w:hAnsi="標楷體" w:hint="eastAsia"/>
          <w:sz w:val="20"/>
          <w:szCs w:val="20"/>
        </w:rPr>
        <w:t>，下列敘述何者錯誤？</w:t>
      </w:r>
    </w:p>
    <w:p w:rsidR="00681ACD" w:rsidRPr="00D34731" w:rsidRDefault="00681ACD" w:rsidP="005C6987">
      <w:pPr>
        <w:spacing w:line="276" w:lineRule="auto"/>
        <w:ind w:leftChars="237" w:left="945" w:hangingChars="188" w:hanging="376"/>
        <w:jc w:val="left"/>
        <w:rPr>
          <w:rFonts w:ascii="標楷體" w:eastAsia="標楷體" w:hAnsi="標楷體"/>
          <w:sz w:val="20"/>
          <w:szCs w:val="20"/>
        </w:rPr>
      </w:pPr>
      <w:r w:rsidRPr="00D34731">
        <w:rPr>
          <w:rFonts w:ascii="標楷體" w:eastAsia="標楷體" w:hAnsi="標楷體" w:hint="eastAsia"/>
          <w:sz w:val="20"/>
          <w:szCs w:val="20"/>
        </w:rPr>
        <w:t>A)一般常使用Ir-192射源，其半衰期相對較短約74天，一天平均衰減2%</w:t>
      </w:r>
    </w:p>
    <w:p w:rsidR="00681ACD" w:rsidRPr="00D34731" w:rsidRDefault="00681AC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B)Ir-192射源相對於Co-60射源有較高的比活度</w:t>
      </w:r>
    </w:p>
    <w:p w:rsidR="00681ACD" w:rsidRPr="00D34731" w:rsidRDefault="00681AC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C)常使用射源導線連接射源，並以步進馬達系統準確控制停留位置</w:t>
      </w:r>
    </w:p>
    <w:p w:rsidR="00681ACD" w:rsidRPr="00D34731" w:rsidRDefault="00681ACD" w:rsidP="005C6987">
      <w:pPr>
        <w:spacing w:line="276" w:lineRule="auto"/>
        <w:ind w:leftChars="237" w:left="945" w:hangingChars="188" w:hanging="376"/>
        <w:jc w:val="left"/>
        <w:rPr>
          <w:rFonts w:ascii="標楷體" w:eastAsia="標楷體" w:hAnsi="標楷體"/>
          <w:sz w:val="20"/>
          <w:szCs w:val="20"/>
        </w:rPr>
      </w:pPr>
      <w:r w:rsidRPr="00D34731">
        <w:rPr>
          <w:rFonts w:ascii="標楷體" w:eastAsia="標楷體" w:hAnsi="標楷體" w:hint="eastAsia"/>
          <w:sz w:val="20"/>
          <w:szCs w:val="20"/>
        </w:rPr>
        <w:t>D)Ir-192射源為線性射源，周邊劑量可用西</w:t>
      </w:r>
      <w:proofErr w:type="gramStart"/>
      <w:r w:rsidRPr="00D34731">
        <w:rPr>
          <w:rFonts w:ascii="標楷體" w:eastAsia="標楷體" w:hAnsi="標楷體" w:hint="eastAsia"/>
          <w:sz w:val="20"/>
          <w:szCs w:val="20"/>
        </w:rPr>
        <w:t>弗特</w:t>
      </w:r>
      <w:proofErr w:type="gramEnd"/>
      <w:r w:rsidRPr="00D34731">
        <w:rPr>
          <w:rFonts w:ascii="標楷體" w:eastAsia="標楷體" w:hAnsi="標楷體" w:hint="eastAsia"/>
          <w:sz w:val="20"/>
          <w:szCs w:val="20"/>
        </w:rPr>
        <w:t>積分</w:t>
      </w:r>
      <w:proofErr w:type="gramStart"/>
      <w:r w:rsidRPr="00D34731">
        <w:rPr>
          <w:rFonts w:ascii="標楷體" w:eastAsia="標楷體" w:hAnsi="標楷體" w:hint="eastAsia"/>
          <w:sz w:val="20"/>
          <w:szCs w:val="20"/>
        </w:rPr>
        <w:t>（</w:t>
      </w:r>
      <w:proofErr w:type="spellStart"/>
      <w:proofErr w:type="gramEnd"/>
      <w:r w:rsidRPr="00D34731">
        <w:rPr>
          <w:rFonts w:ascii="標楷體" w:eastAsia="標楷體" w:hAnsi="標楷體" w:hint="eastAsia"/>
          <w:sz w:val="20"/>
          <w:szCs w:val="20"/>
        </w:rPr>
        <w:t>Sievrt</w:t>
      </w:r>
      <w:proofErr w:type="spellEnd"/>
      <w:r w:rsidRPr="00D34731">
        <w:rPr>
          <w:rFonts w:ascii="標楷體" w:eastAsia="標楷體" w:hAnsi="標楷體" w:hint="eastAsia"/>
          <w:sz w:val="20"/>
          <w:szCs w:val="20"/>
        </w:rPr>
        <w:t xml:space="preserve"> integral)、Tg-43模組形式、成蒙地卡羅法計算</w:t>
      </w:r>
    </w:p>
    <w:p w:rsidR="00723E75" w:rsidRPr="00D34731" w:rsidRDefault="00723E75"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highlight w:val="yellow"/>
        </w:rPr>
        <w:t>51.</w:t>
      </w:r>
      <w:r w:rsidRPr="00D34731">
        <w:rPr>
          <w:rFonts w:ascii="標楷體" w:eastAsia="標楷體" w:hAnsi="標楷體" w:hint="eastAsia"/>
          <w:sz w:val="20"/>
          <w:szCs w:val="20"/>
        </w:rPr>
        <w:t>(B)下列哪些為放射治療時所使用的影像導引設備？a.EPID</w:t>
      </w:r>
      <w:proofErr w:type="gramStart"/>
      <w:r w:rsidRPr="00D34731">
        <w:rPr>
          <w:rFonts w:ascii="標楷體" w:eastAsia="標楷體" w:hAnsi="標楷體" w:hint="eastAsia"/>
          <w:sz w:val="20"/>
          <w:szCs w:val="20"/>
        </w:rPr>
        <w:t>;b.KVCBCT</w:t>
      </w:r>
      <w:proofErr w:type="gramEnd"/>
      <w:r w:rsidRPr="00D34731">
        <w:rPr>
          <w:rFonts w:ascii="標楷體" w:eastAsia="標楷體" w:hAnsi="標楷體" w:hint="eastAsia"/>
          <w:sz w:val="20"/>
          <w:szCs w:val="20"/>
        </w:rPr>
        <w:t>;c.MVCBCT;d.in-room CT;e.Ultrasound;f.TomoTherapy MVCT;g.PET</w:t>
      </w:r>
    </w:p>
    <w:p w:rsidR="00723E75" w:rsidRPr="00D34731" w:rsidRDefault="00723E75"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w:t>
      </w:r>
      <w:proofErr w:type="spellStart"/>
      <w:r w:rsidRPr="00D34731">
        <w:rPr>
          <w:rFonts w:ascii="標楷體" w:eastAsia="標楷體" w:hAnsi="標楷體"/>
          <w:sz w:val="20"/>
          <w:szCs w:val="20"/>
        </w:rPr>
        <w:t>abcdefg</w:t>
      </w:r>
      <w:proofErr w:type="spellEnd"/>
      <w:proofErr w:type="gramEnd"/>
    </w:p>
    <w:p w:rsidR="00723E75" w:rsidRPr="00D34731" w:rsidRDefault="00723E75"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B)僅</w:t>
      </w:r>
      <w:proofErr w:type="spellStart"/>
      <w:r w:rsidRPr="00D34731">
        <w:rPr>
          <w:rFonts w:ascii="標楷體" w:eastAsia="標楷體" w:hAnsi="標楷體" w:hint="eastAsia"/>
          <w:sz w:val="20"/>
          <w:szCs w:val="20"/>
        </w:rPr>
        <w:t>abcdef</w:t>
      </w:r>
      <w:proofErr w:type="spellEnd"/>
    </w:p>
    <w:p w:rsidR="00723E75" w:rsidRPr="00D34731" w:rsidRDefault="00723E75"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C)僅</w:t>
      </w:r>
      <w:proofErr w:type="spellStart"/>
      <w:r w:rsidRPr="00D34731">
        <w:rPr>
          <w:rFonts w:ascii="標楷體" w:eastAsia="標楷體" w:hAnsi="標楷體" w:hint="eastAsia"/>
          <w:sz w:val="20"/>
          <w:szCs w:val="20"/>
        </w:rPr>
        <w:t>abcdf</w:t>
      </w:r>
      <w:proofErr w:type="spellEnd"/>
    </w:p>
    <w:p w:rsidR="00723E75" w:rsidRPr="00D34731" w:rsidRDefault="00723E75"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D)僅</w:t>
      </w:r>
      <w:proofErr w:type="spellStart"/>
      <w:r w:rsidRPr="00D34731">
        <w:rPr>
          <w:rFonts w:ascii="標楷體" w:eastAsia="標楷體" w:hAnsi="標楷體" w:hint="eastAsia"/>
          <w:sz w:val="20"/>
          <w:szCs w:val="20"/>
        </w:rPr>
        <w:t>bcf</w:t>
      </w:r>
      <w:proofErr w:type="spellEnd"/>
    </w:p>
    <w:p w:rsidR="00723E75" w:rsidRPr="00D34731" w:rsidRDefault="00723E75"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52.(A)</w:t>
      </w:r>
      <w:proofErr w:type="gramStart"/>
      <w:r w:rsidRPr="00D34731">
        <w:rPr>
          <w:rFonts w:ascii="標楷體" w:eastAsia="標楷體" w:hAnsi="標楷體" w:hint="eastAsia"/>
          <w:sz w:val="20"/>
          <w:szCs w:val="20"/>
        </w:rPr>
        <w:t>一個攝護腺植</w:t>
      </w:r>
      <w:proofErr w:type="gramEnd"/>
      <w:r w:rsidRPr="00D34731">
        <w:rPr>
          <w:rFonts w:ascii="標楷體" w:eastAsia="標楷體" w:hAnsi="標楷體" w:hint="eastAsia"/>
          <w:sz w:val="20"/>
          <w:szCs w:val="20"/>
        </w:rPr>
        <w:t>入碘125</w:t>
      </w:r>
      <w:proofErr w:type="gramStart"/>
      <w:r w:rsidRPr="00D34731">
        <w:rPr>
          <w:rFonts w:ascii="標楷體" w:eastAsia="標楷體" w:hAnsi="標楷體" w:hint="eastAsia"/>
          <w:sz w:val="20"/>
          <w:szCs w:val="20"/>
        </w:rPr>
        <w:t>（</w:t>
      </w:r>
      <w:proofErr w:type="gramEnd"/>
      <w:r w:rsidR="00C511A7" w:rsidRPr="00D34731">
        <w:rPr>
          <w:rFonts w:ascii="標楷體" w:eastAsia="標楷體" w:hAnsi="標楷體" w:cs="標楷體" w:hint="eastAsia"/>
          <w:sz w:val="20"/>
          <w:szCs w:val="20"/>
        </w:rPr>
        <w:t>T</w:t>
      </w:r>
      <w:r w:rsidR="00C511A7" w:rsidRPr="00D34731">
        <w:rPr>
          <w:rFonts w:ascii="標楷體" w:eastAsia="標楷體" w:hAnsi="標楷體" w:cs="標楷體" w:hint="eastAsia"/>
          <w:sz w:val="20"/>
          <w:szCs w:val="20"/>
          <w:highlight w:val="yellow"/>
          <w:vertAlign w:val="subscript"/>
        </w:rPr>
        <w:t>1/2</w:t>
      </w:r>
      <w:r w:rsidRPr="00D34731">
        <w:rPr>
          <w:rFonts w:ascii="標楷體" w:eastAsia="標楷體" w:hAnsi="標楷體" w:hint="eastAsia"/>
          <w:sz w:val="20"/>
          <w:szCs w:val="20"/>
        </w:rPr>
        <w:t>進行永久性插種，傳遞初始劑量率0.07Gy/h到攝護腺，試問一周後及射源完全衰變後的劑量傳遞質為多少</w:t>
      </w:r>
    </w:p>
    <w:p w:rsidR="00723E75" w:rsidRPr="00D34731" w:rsidRDefault="00723E75"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A)11.27Gy</w:t>
      </w:r>
      <w:proofErr w:type="gramEnd"/>
      <w:r w:rsidRPr="00D34731">
        <w:rPr>
          <w:rFonts w:ascii="標楷體" w:eastAsia="標楷體" w:hAnsi="標楷體"/>
          <w:sz w:val="20"/>
          <w:szCs w:val="20"/>
        </w:rPr>
        <w:t>;143.7Gy</w:t>
      </w:r>
    </w:p>
    <w:p w:rsidR="00723E75" w:rsidRPr="00D34731" w:rsidRDefault="00723E75"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B)42.44Gy</w:t>
      </w:r>
      <w:proofErr w:type="gramEnd"/>
      <w:r w:rsidRPr="00D34731">
        <w:rPr>
          <w:rFonts w:ascii="標楷體" w:eastAsia="標楷體" w:hAnsi="標楷體"/>
          <w:sz w:val="20"/>
          <w:szCs w:val="20"/>
        </w:rPr>
        <w:t>;143.7Gy</w:t>
      </w:r>
    </w:p>
    <w:p w:rsidR="00723E75" w:rsidRPr="00D34731" w:rsidRDefault="00723E75"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C)11.27Gy</w:t>
      </w:r>
      <w:proofErr w:type="gramEnd"/>
      <w:r w:rsidRPr="00D34731">
        <w:rPr>
          <w:rFonts w:ascii="標楷體" w:eastAsia="標楷體" w:hAnsi="標楷體"/>
          <w:sz w:val="20"/>
          <w:szCs w:val="20"/>
        </w:rPr>
        <w:t>;87Gy</w:t>
      </w:r>
    </w:p>
    <w:p w:rsidR="00723E75" w:rsidRPr="00D34731" w:rsidRDefault="00723E75"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lastRenderedPageBreak/>
        <w:t>D)42.44Gy</w:t>
      </w:r>
      <w:proofErr w:type="gramEnd"/>
      <w:r w:rsidRPr="00D34731">
        <w:rPr>
          <w:rFonts w:ascii="標楷體" w:eastAsia="標楷體" w:hAnsi="標楷體"/>
          <w:sz w:val="20"/>
          <w:szCs w:val="20"/>
        </w:rPr>
        <w:t>;87Gy</w:t>
      </w:r>
    </w:p>
    <w:p w:rsidR="00723E75" w:rsidRPr="00D34731" w:rsidRDefault="00723E75"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53.(A)比較質子治療與光子治療的劑量分佈特性，下列敘述何者正確？</w:t>
      </w:r>
    </w:p>
    <w:p w:rsidR="00723E75" w:rsidRPr="00D34731" w:rsidRDefault="00723E75"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A)質子</w:t>
      </w:r>
      <w:proofErr w:type="gramStart"/>
      <w:r w:rsidRPr="00D34731">
        <w:rPr>
          <w:rFonts w:ascii="標楷體" w:eastAsia="標楷體" w:hAnsi="標楷體" w:hint="eastAsia"/>
          <w:sz w:val="20"/>
          <w:szCs w:val="20"/>
        </w:rPr>
        <w:t>射束較</w:t>
      </w:r>
      <w:proofErr w:type="gramEnd"/>
      <w:r w:rsidRPr="00D34731">
        <w:rPr>
          <w:rFonts w:ascii="標楷體" w:eastAsia="標楷體" w:hAnsi="標楷體" w:hint="eastAsia"/>
          <w:sz w:val="20"/>
          <w:szCs w:val="20"/>
        </w:rPr>
        <w:t>容易受到組織</w:t>
      </w:r>
      <w:proofErr w:type="gramStart"/>
      <w:r w:rsidRPr="00D34731">
        <w:rPr>
          <w:rFonts w:ascii="標楷體" w:eastAsia="標楷體" w:hAnsi="標楷體" w:hint="eastAsia"/>
          <w:sz w:val="20"/>
          <w:szCs w:val="20"/>
        </w:rPr>
        <w:t>不均值分佈</w:t>
      </w:r>
      <w:proofErr w:type="gramEnd"/>
      <w:r w:rsidRPr="00D34731">
        <w:rPr>
          <w:rFonts w:ascii="標楷體" w:eastAsia="標楷體" w:hAnsi="標楷體" w:hint="eastAsia"/>
          <w:sz w:val="20"/>
          <w:szCs w:val="20"/>
        </w:rPr>
        <w:t>的影響</w:t>
      </w:r>
    </w:p>
    <w:p w:rsidR="00723E75" w:rsidRPr="00D34731" w:rsidRDefault="00723E75"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B)光子</w:t>
      </w:r>
      <w:proofErr w:type="gramStart"/>
      <w:r w:rsidRPr="00D34731">
        <w:rPr>
          <w:rFonts w:ascii="標楷體" w:eastAsia="標楷體" w:hAnsi="標楷體" w:hint="eastAsia"/>
          <w:sz w:val="20"/>
          <w:szCs w:val="20"/>
        </w:rPr>
        <w:t>射束較</w:t>
      </w:r>
      <w:proofErr w:type="gramEnd"/>
      <w:r w:rsidRPr="00D34731">
        <w:rPr>
          <w:rFonts w:ascii="標楷體" w:eastAsia="標楷體" w:hAnsi="標楷體" w:hint="eastAsia"/>
          <w:sz w:val="20"/>
          <w:szCs w:val="20"/>
        </w:rPr>
        <w:t>容易受到體型改變的影響</w:t>
      </w:r>
    </w:p>
    <w:p w:rsidR="00723E75" w:rsidRPr="00D34731" w:rsidRDefault="00723E75"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C)兩者具有類似累積劑量</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integral dose)</w:t>
      </w:r>
    </w:p>
    <w:p w:rsidR="00723E75" w:rsidRPr="00D34731" w:rsidRDefault="00723E75"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D)對於</w:t>
      </w:r>
      <w:proofErr w:type="gramStart"/>
      <w:r w:rsidRPr="00D34731">
        <w:rPr>
          <w:rFonts w:ascii="標楷體" w:eastAsia="標楷體" w:hAnsi="標楷體" w:hint="eastAsia"/>
          <w:sz w:val="20"/>
          <w:szCs w:val="20"/>
        </w:rPr>
        <w:t>深部的腫瘤</w:t>
      </w:r>
      <w:proofErr w:type="gramEnd"/>
      <w:r w:rsidRPr="00D34731">
        <w:rPr>
          <w:rFonts w:ascii="標楷體" w:eastAsia="標楷體" w:hAnsi="標楷體" w:hint="eastAsia"/>
          <w:sz w:val="20"/>
          <w:szCs w:val="20"/>
        </w:rPr>
        <w:t>，</w:t>
      </w:r>
      <w:proofErr w:type="gramStart"/>
      <w:r w:rsidRPr="00D34731">
        <w:rPr>
          <w:rFonts w:ascii="標楷體" w:eastAsia="標楷體" w:hAnsi="標楷體" w:hint="eastAsia"/>
          <w:sz w:val="20"/>
          <w:szCs w:val="20"/>
        </w:rPr>
        <w:t>質子射束具有</w:t>
      </w:r>
      <w:proofErr w:type="gramEnd"/>
      <w:r w:rsidRPr="00D34731">
        <w:rPr>
          <w:rFonts w:ascii="標楷體" w:eastAsia="標楷體" w:hAnsi="標楷體" w:hint="eastAsia"/>
          <w:sz w:val="20"/>
          <w:szCs w:val="20"/>
        </w:rPr>
        <w:t>較低的皮膚劑量</w:t>
      </w:r>
    </w:p>
    <w:p w:rsidR="00723E75" w:rsidRPr="00D34731" w:rsidRDefault="00723E75"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54.(A)有關電腦治療計劃系統的劑量計算演算法，下列敘述何者錯誤？</w:t>
      </w:r>
    </w:p>
    <w:p w:rsidR="00723E75" w:rsidRPr="00D34731" w:rsidRDefault="00723E75"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A)相較於基於修正演算法</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correction-based algorithm)，基於模型演算法</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model-based algorithm)需要使用</w:t>
      </w:r>
      <w:proofErr w:type="gramStart"/>
      <w:r w:rsidRPr="00D34731">
        <w:rPr>
          <w:rFonts w:ascii="標楷體" w:eastAsia="標楷體" w:hAnsi="標楷體" w:hint="eastAsia"/>
          <w:sz w:val="20"/>
          <w:szCs w:val="20"/>
        </w:rPr>
        <w:t>水假體量</w:t>
      </w:r>
      <w:proofErr w:type="gramEnd"/>
      <w:r w:rsidRPr="00D34731">
        <w:rPr>
          <w:rFonts w:ascii="標楷體" w:eastAsia="標楷體" w:hAnsi="標楷體" w:hint="eastAsia"/>
          <w:sz w:val="20"/>
          <w:szCs w:val="20"/>
        </w:rPr>
        <w:t>測較多</w:t>
      </w:r>
      <w:proofErr w:type="gramStart"/>
      <w:r w:rsidRPr="00D34731">
        <w:rPr>
          <w:rFonts w:ascii="標楷體" w:eastAsia="標楷體" w:hAnsi="標楷體" w:hint="eastAsia"/>
          <w:sz w:val="20"/>
          <w:szCs w:val="20"/>
        </w:rPr>
        <w:t>的射束資料</w:t>
      </w:r>
      <w:proofErr w:type="gramEnd"/>
    </w:p>
    <w:p w:rsidR="00723E75" w:rsidRPr="00D34731" w:rsidRDefault="00723E75"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B)相較於correction-based algorithm，model-based algorithm對於非物質區域的劑量計算較為準確</w:t>
      </w:r>
    </w:p>
    <w:p w:rsidR="00723E75" w:rsidRPr="00D34731" w:rsidRDefault="00723E75"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C)</w:t>
      </w:r>
      <w:proofErr w:type="gramStart"/>
      <w:r w:rsidR="00585FC8" w:rsidRPr="00D34731">
        <w:rPr>
          <w:rFonts w:ascii="標楷體" w:eastAsia="標楷體" w:hAnsi="標楷體" w:cs="標楷體" w:hint="eastAsia"/>
          <w:sz w:val="20"/>
          <w:szCs w:val="20"/>
        </w:rPr>
        <w:t>卷</w:t>
      </w:r>
      <w:r w:rsidRPr="00D34731">
        <w:rPr>
          <w:rFonts w:ascii="標楷體" w:eastAsia="標楷體" w:hAnsi="標楷體" w:hint="eastAsia"/>
          <w:sz w:val="20"/>
          <w:szCs w:val="20"/>
        </w:rPr>
        <w:t>積疊</w:t>
      </w:r>
      <w:proofErr w:type="gramEnd"/>
      <w:r w:rsidRPr="00D34731">
        <w:rPr>
          <w:rFonts w:ascii="標楷體" w:eastAsia="標楷體" w:hAnsi="標楷體" w:hint="eastAsia"/>
          <w:sz w:val="20"/>
          <w:szCs w:val="20"/>
        </w:rPr>
        <w:t>加法</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convolution-superposition method)方程式中的</w:t>
      </w:r>
      <w:r w:rsidR="00585FC8" w:rsidRPr="00D34731">
        <w:rPr>
          <w:rFonts w:ascii="標楷體" w:eastAsia="標楷體" w:hAnsi="標楷體" w:cs="標楷體" w:hint="eastAsia"/>
          <w:sz w:val="20"/>
          <w:szCs w:val="20"/>
        </w:rPr>
        <w:t>卷</w:t>
      </w:r>
      <w:r w:rsidRPr="00D34731">
        <w:rPr>
          <w:rFonts w:ascii="標楷體" w:eastAsia="標楷體" w:hAnsi="標楷體" w:hint="eastAsia"/>
          <w:sz w:val="20"/>
          <w:szCs w:val="20"/>
        </w:rPr>
        <w:t>積核心</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 xml:space="preserve">convolution </w:t>
      </w:r>
      <w:proofErr w:type="spellStart"/>
      <w:r w:rsidRPr="00D34731">
        <w:rPr>
          <w:rFonts w:ascii="標楷體" w:eastAsia="標楷體" w:hAnsi="標楷體" w:hint="eastAsia"/>
          <w:sz w:val="20"/>
          <w:szCs w:val="20"/>
        </w:rPr>
        <w:t>kamel</w:t>
      </w:r>
      <w:proofErr w:type="spellEnd"/>
      <w:r w:rsidRPr="00D34731">
        <w:rPr>
          <w:rFonts w:ascii="標楷體" w:eastAsia="標楷體" w:hAnsi="標楷體" w:hint="eastAsia"/>
          <w:sz w:val="20"/>
          <w:szCs w:val="20"/>
        </w:rPr>
        <w:t>)主要是藉由Monte Carlo運算得出</w:t>
      </w:r>
    </w:p>
    <w:p w:rsidR="00723E75" w:rsidRPr="00D34731" w:rsidRDefault="00723E75" w:rsidP="00F83B5B">
      <w:pPr>
        <w:spacing w:line="276" w:lineRule="auto"/>
        <w:ind w:firstLineChars="354" w:firstLine="708"/>
        <w:jc w:val="left"/>
        <w:rPr>
          <w:rFonts w:ascii="標楷體" w:eastAsia="標楷體" w:hAnsi="標楷體"/>
          <w:sz w:val="20"/>
          <w:szCs w:val="20"/>
        </w:rPr>
      </w:pPr>
      <w:r w:rsidRPr="00D34731">
        <w:rPr>
          <w:rFonts w:ascii="標楷體" w:eastAsia="標楷體" w:hAnsi="標楷體" w:hint="eastAsia"/>
          <w:sz w:val="20"/>
          <w:szCs w:val="20"/>
        </w:rPr>
        <w:t>D)Direct Monte Carlo的計算結果仍須藉由實際</w:t>
      </w:r>
      <w:proofErr w:type="gramStart"/>
      <w:r w:rsidRPr="00D34731">
        <w:rPr>
          <w:rFonts w:ascii="標楷體" w:eastAsia="標楷體" w:hAnsi="標楷體" w:hint="eastAsia"/>
          <w:sz w:val="20"/>
          <w:szCs w:val="20"/>
        </w:rPr>
        <w:t>量測做驗證</w:t>
      </w:r>
      <w:proofErr w:type="gramEnd"/>
    </w:p>
    <w:p w:rsidR="00723E75" w:rsidRPr="00D34731" w:rsidRDefault="00723E75"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55.(C)IMRT逆向式治療計劃的最佳化處理程序(optimization processing)，對於lung的劑量(dose constraints)約束設定，下列何者錯誤？</w:t>
      </w:r>
    </w:p>
    <w:p w:rsidR="00723E75" w:rsidRPr="00D34731" w:rsidRDefault="00A92612" w:rsidP="00D34731">
      <w:pPr>
        <w:tabs>
          <w:tab w:val="left" w:pos="709"/>
        </w:tabs>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A</w:t>
      </w:r>
      <w:r w:rsidRPr="00D34731">
        <w:rPr>
          <w:rFonts w:ascii="標楷體" w:eastAsia="標楷體" w:hAnsi="標楷體" w:hint="eastAsia"/>
          <w:sz w:val="20"/>
          <w:szCs w:val="20"/>
        </w:rPr>
        <w:t xml:space="preserve">) </w:t>
      </w:r>
      <w:r w:rsidRPr="00D34731">
        <w:rPr>
          <w:rFonts w:ascii="標楷體" w:eastAsia="標楷體" w:hAnsi="標楷體" w:hint="eastAsia"/>
          <w:sz w:val="20"/>
          <w:szCs w:val="20"/>
          <w:highlight w:val="yellow"/>
        </w:rPr>
        <w:t>D</w:t>
      </w:r>
      <w:r w:rsidRPr="00D34731">
        <w:rPr>
          <w:rFonts w:ascii="標楷體" w:eastAsia="標楷體" w:hAnsi="標楷體" w:hint="eastAsia"/>
          <w:sz w:val="20"/>
          <w:szCs w:val="20"/>
        </w:rPr>
        <w:t>&lt;90%</w:t>
      </w:r>
      <w:proofErr w:type="gramStart"/>
      <w:r w:rsidRPr="00D34731">
        <w:rPr>
          <w:rFonts w:ascii="標楷體" w:eastAsia="標楷體" w:hAnsi="標楷體" w:hint="eastAsia"/>
          <w:sz w:val="20"/>
          <w:szCs w:val="20"/>
        </w:rPr>
        <w:t>Dp</w:t>
      </w:r>
      <w:proofErr w:type="gramEnd"/>
    </w:p>
    <w:p w:rsidR="00723E75" w:rsidRPr="00D34731" w:rsidRDefault="00A92612" w:rsidP="00D34731">
      <w:pPr>
        <w:tabs>
          <w:tab w:val="left" w:pos="709"/>
        </w:tabs>
        <w:spacing w:line="276" w:lineRule="auto"/>
        <w:ind w:firstLineChars="295" w:firstLine="590"/>
        <w:jc w:val="left"/>
        <w:rPr>
          <w:rFonts w:ascii="標楷體" w:eastAsia="標楷體" w:hAnsi="標楷體"/>
          <w:sz w:val="20"/>
          <w:szCs w:val="20"/>
        </w:rPr>
      </w:pPr>
      <w:r w:rsidRPr="00D34731">
        <w:rPr>
          <w:rFonts w:ascii="Segoe UI Symbol" w:eastAsia="標楷體" w:hAnsi="Segoe UI Symbol" w:cs="Segoe UI Symbol" w:hint="eastAsia"/>
          <w:sz w:val="20"/>
          <w:szCs w:val="20"/>
        </w:rPr>
        <w:t>B)</w:t>
      </w:r>
      <w:r w:rsidR="005970E1" w:rsidRPr="00D34731">
        <w:rPr>
          <w:sz w:val="20"/>
          <w:szCs w:val="20"/>
        </w:rPr>
        <w:t xml:space="preserve"> </w:t>
      </w:r>
      <w:r w:rsidR="005970E1" w:rsidRPr="00D34731">
        <w:rPr>
          <w:rFonts w:ascii="Segoe UI Symbol" w:eastAsia="標楷體" w:hAnsi="Segoe UI Symbol" w:cs="Segoe UI Symbol"/>
          <w:sz w:val="20"/>
          <w:szCs w:val="20"/>
          <w:highlight w:val="yellow"/>
        </w:rPr>
        <w:t>D</w:t>
      </w:r>
      <w:r w:rsidR="005970E1" w:rsidRPr="00D34731">
        <w:rPr>
          <w:rFonts w:ascii="Segoe UI Symbol" w:eastAsia="標楷體" w:hAnsi="Segoe UI Symbol" w:cs="Segoe UI Symbol"/>
          <w:sz w:val="20"/>
          <w:szCs w:val="20"/>
        </w:rPr>
        <w:t>&lt;</w:t>
      </w:r>
      <w:r w:rsidR="005970E1" w:rsidRPr="00D34731">
        <w:rPr>
          <w:rFonts w:ascii="Segoe UI Symbol" w:eastAsia="標楷體" w:hAnsi="Segoe UI Symbol" w:cs="Segoe UI Symbol" w:hint="eastAsia"/>
          <w:sz w:val="20"/>
          <w:szCs w:val="20"/>
        </w:rPr>
        <w:t>20</w:t>
      </w:r>
      <w:del w:id="131" w:author="user" w:date="2017-11-08T16:32:00Z">
        <w:r w:rsidR="005970E1" w:rsidRPr="00D34731" w:rsidDel="005E55A2">
          <w:rPr>
            <w:rFonts w:ascii="Segoe UI Symbol" w:eastAsia="標楷體" w:hAnsi="Segoe UI Symbol" w:cs="Segoe UI Symbol" w:hint="eastAsia"/>
            <w:sz w:val="20"/>
            <w:szCs w:val="20"/>
          </w:rPr>
          <w:delText>0</w:delText>
        </w:r>
      </w:del>
      <w:r w:rsidR="005970E1" w:rsidRPr="00D34731">
        <w:rPr>
          <w:rFonts w:ascii="Segoe UI Symbol" w:eastAsia="標楷體" w:hAnsi="Segoe UI Symbol" w:cs="Segoe UI Symbol" w:hint="eastAsia"/>
          <w:sz w:val="20"/>
          <w:szCs w:val="20"/>
        </w:rPr>
        <w:t>Gy</w:t>
      </w:r>
    </w:p>
    <w:p w:rsidR="00723E75" w:rsidRPr="00D34731" w:rsidRDefault="00A92612" w:rsidP="00D34731">
      <w:pPr>
        <w:tabs>
          <w:tab w:val="left" w:pos="709"/>
        </w:tabs>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C</w:t>
      </w:r>
      <w:r w:rsidRPr="00D34731">
        <w:rPr>
          <w:rFonts w:ascii="標楷體" w:eastAsia="標楷體" w:hAnsi="標楷體" w:hint="eastAsia"/>
          <w:sz w:val="20"/>
          <w:szCs w:val="20"/>
        </w:rPr>
        <w:t>)</w:t>
      </w:r>
      <w:r w:rsidR="005970E1" w:rsidRPr="00D34731">
        <w:rPr>
          <w:rFonts w:ascii="標楷體" w:eastAsia="標楷體" w:hAnsi="標楷體" w:hint="eastAsia"/>
          <w:sz w:val="20"/>
          <w:szCs w:val="20"/>
          <w:highlight w:val="yellow"/>
        </w:rPr>
        <w:t xml:space="preserve"> </w:t>
      </w:r>
      <w:proofErr w:type="spellStart"/>
      <w:r w:rsidR="005970E1" w:rsidRPr="00D34731">
        <w:rPr>
          <w:rFonts w:ascii="標楷體" w:eastAsia="標楷體" w:hAnsi="標楷體" w:hint="eastAsia"/>
          <w:sz w:val="20"/>
          <w:szCs w:val="20"/>
          <w:highlight w:val="yellow"/>
        </w:rPr>
        <w:t>D</w:t>
      </w:r>
      <w:r w:rsidR="005970E1" w:rsidRPr="00D34731">
        <w:rPr>
          <w:rFonts w:ascii="標楷體" w:eastAsia="標楷體" w:hAnsi="標楷體" w:hint="eastAsia"/>
          <w:sz w:val="20"/>
          <w:szCs w:val="20"/>
        </w:rPr>
        <w:t>min</w:t>
      </w:r>
      <w:proofErr w:type="spellEnd"/>
      <w:r w:rsidR="005970E1" w:rsidRPr="00D34731">
        <w:rPr>
          <w:rFonts w:ascii="標楷體" w:eastAsia="標楷體" w:hAnsi="標楷體" w:hint="eastAsia"/>
          <w:sz w:val="20"/>
          <w:szCs w:val="20"/>
        </w:rPr>
        <w:t>&gt;10Gy</w:t>
      </w:r>
    </w:p>
    <w:p w:rsidR="00723E75" w:rsidRPr="00D34731" w:rsidRDefault="00723E75" w:rsidP="00D34731">
      <w:pPr>
        <w:tabs>
          <w:tab w:val="left" w:pos="709"/>
        </w:tabs>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D)</w:t>
      </w:r>
      <w:r w:rsidR="006C4916" w:rsidRPr="00D34731">
        <w:rPr>
          <w:rFonts w:ascii="標楷體" w:eastAsia="標楷體" w:hAnsi="標楷體" w:hint="eastAsia"/>
          <w:sz w:val="20"/>
          <w:szCs w:val="20"/>
        </w:rPr>
        <w:t xml:space="preserve"> </w:t>
      </w:r>
      <w:r w:rsidR="005970E1" w:rsidRPr="00D34731">
        <w:rPr>
          <w:rFonts w:ascii="標楷體" w:eastAsia="標楷體" w:hAnsi="標楷體" w:hint="eastAsia"/>
          <w:sz w:val="20"/>
          <w:szCs w:val="20"/>
        </w:rPr>
        <w:t>V</w:t>
      </w:r>
      <w:r w:rsidR="005970E1" w:rsidRPr="00D34731">
        <w:rPr>
          <w:rFonts w:ascii="標楷體" w:eastAsia="標楷體" w:hAnsi="標楷體" w:hint="eastAsia"/>
          <w:sz w:val="20"/>
          <w:szCs w:val="20"/>
          <w:vertAlign w:val="subscript"/>
        </w:rPr>
        <w:t>10Gy</w:t>
      </w:r>
      <w:r w:rsidR="006C4916" w:rsidRPr="00D34731">
        <w:rPr>
          <w:rFonts w:ascii="標楷體" w:eastAsia="標楷體" w:hAnsi="標楷體" w:hint="eastAsia"/>
          <w:sz w:val="20"/>
          <w:szCs w:val="20"/>
        </w:rPr>
        <w:t>&lt;20%</w:t>
      </w:r>
    </w:p>
    <w:p w:rsidR="00723E75" w:rsidRPr="00D34731" w:rsidRDefault="00723E75"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56.(D)SRS/SRT使用的1×1cm</w:t>
      </w:r>
      <w:proofErr w:type="gramStart"/>
      <w:r w:rsidRPr="00D34731">
        <w:rPr>
          <w:rFonts w:ascii="標楷體" w:eastAsia="標楷體" w:hAnsi="標楷體" w:hint="eastAsia"/>
          <w:sz w:val="20"/>
          <w:szCs w:val="20"/>
        </w:rPr>
        <w:t>的照野因子（</w:t>
      </w:r>
      <w:proofErr w:type="gramEnd"/>
      <w:r w:rsidRPr="00D34731">
        <w:rPr>
          <w:rFonts w:ascii="標楷體" w:eastAsia="標楷體" w:hAnsi="標楷體" w:hint="eastAsia"/>
          <w:sz w:val="20"/>
          <w:szCs w:val="20"/>
        </w:rPr>
        <w:t>output factor，normalized to 10x10cm)為下列何者？</w:t>
      </w:r>
    </w:p>
    <w:p w:rsidR="00723E75" w:rsidRPr="00D34731" w:rsidRDefault="00723E75"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A)0.25</w:t>
      </w:r>
      <w:proofErr w:type="gramEnd"/>
    </w:p>
    <w:p w:rsidR="00723E75" w:rsidRPr="00D34731" w:rsidRDefault="00723E75"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B)0.45</w:t>
      </w:r>
      <w:proofErr w:type="gramEnd"/>
    </w:p>
    <w:p w:rsidR="00723E75" w:rsidRPr="00D34731" w:rsidRDefault="00723E75"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C)0.65</w:t>
      </w:r>
      <w:proofErr w:type="gramEnd"/>
    </w:p>
    <w:p w:rsidR="00723E75" w:rsidRPr="00D34731" w:rsidRDefault="00723E75"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D)0.85</w:t>
      </w:r>
      <w:proofErr w:type="gramEnd"/>
    </w:p>
    <w:p w:rsidR="004C107B" w:rsidRPr="00D34731" w:rsidRDefault="004C107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57.(D)TBI治療位置距直線加速器等中心點3公尺，若該治療機等中心點位置的劑量率設定為</w:t>
      </w:r>
      <w:r w:rsidR="00823945" w:rsidRPr="00D34731">
        <w:rPr>
          <w:rFonts w:ascii="標楷體" w:eastAsia="標楷體" w:hAnsi="標楷體" w:hint="eastAsia"/>
          <w:sz w:val="20"/>
          <w:szCs w:val="20"/>
        </w:rPr>
        <w:t>1.0cG</w:t>
      </w:r>
      <w:r w:rsidRPr="00D34731">
        <w:rPr>
          <w:rFonts w:ascii="標楷體" w:eastAsia="標楷體" w:hAnsi="標楷體" w:hint="eastAsia"/>
          <w:sz w:val="20"/>
          <w:szCs w:val="20"/>
        </w:rPr>
        <w:t>y/MU，則此TBI治療位置的劑量率(</w:t>
      </w:r>
      <w:proofErr w:type="spellStart"/>
      <w:r w:rsidRPr="00D34731">
        <w:rPr>
          <w:rFonts w:ascii="標楷體" w:eastAsia="標楷體" w:hAnsi="標楷體" w:hint="eastAsia"/>
          <w:sz w:val="20"/>
          <w:szCs w:val="20"/>
        </w:rPr>
        <w:t>cGy</w:t>
      </w:r>
      <w:proofErr w:type="spellEnd"/>
      <w:r w:rsidRPr="00D34731">
        <w:rPr>
          <w:rFonts w:ascii="標楷體" w:eastAsia="標楷體" w:hAnsi="標楷體" w:hint="eastAsia"/>
          <w:sz w:val="20"/>
          <w:szCs w:val="20"/>
        </w:rPr>
        <w:t>/MU)約為下列何者？</w:t>
      </w:r>
    </w:p>
    <w:p w:rsidR="004C107B" w:rsidRPr="00D34731" w:rsidRDefault="004C107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A)0.5</w:t>
      </w:r>
      <w:proofErr w:type="gramEnd"/>
    </w:p>
    <w:p w:rsidR="004C107B" w:rsidRPr="00D34731" w:rsidRDefault="004C107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B)0.25</w:t>
      </w:r>
      <w:proofErr w:type="gramEnd"/>
    </w:p>
    <w:p w:rsidR="004C107B" w:rsidRPr="00D34731" w:rsidRDefault="004C107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C)0.111</w:t>
      </w:r>
      <w:proofErr w:type="gramEnd"/>
    </w:p>
    <w:p w:rsidR="004C107B" w:rsidRPr="00D34731" w:rsidRDefault="004C107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D)0.06</w:t>
      </w:r>
      <w:proofErr w:type="gramEnd"/>
    </w:p>
    <w:p w:rsidR="004C107B" w:rsidRPr="00D34731" w:rsidRDefault="004C107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58.(C)HDR劑量率應</w:t>
      </w:r>
      <w:proofErr w:type="gramStart"/>
      <w:r w:rsidR="007027B4"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20cGy/min，</w:t>
      </w:r>
      <w:proofErr w:type="gramStart"/>
      <w:r w:rsidRPr="00D34731">
        <w:rPr>
          <w:rFonts w:ascii="標楷體" w:eastAsia="標楷體" w:hAnsi="標楷體" w:hint="eastAsia"/>
          <w:sz w:val="20"/>
          <w:szCs w:val="20"/>
        </w:rPr>
        <w:t>一</w:t>
      </w:r>
      <w:proofErr w:type="gramEnd"/>
      <w:r w:rsidRPr="00D34731">
        <w:rPr>
          <w:rFonts w:ascii="標楷體" w:eastAsia="標楷體" w:hAnsi="標楷體" w:hint="eastAsia"/>
          <w:sz w:val="20"/>
          <w:szCs w:val="20"/>
        </w:rPr>
        <w:t>新裝活性為10Ci的Ir-192射源，在臨床參考點的劑量率</w:t>
      </w:r>
      <w:r w:rsidRPr="00D34731">
        <w:rPr>
          <w:rFonts w:ascii="標楷體" w:eastAsia="標楷體" w:hAnsi="標楷體" w:hint="eastAsia"/>
          <w:sz w:val="20"/>
          <w:szCs w:val="20"/>
        </w:rPr>
        <w:lastRenderedPageBreak/>
        <w:t>為50cGy/min，若要滿足HDR的要求，射源更換的最長期限應為下列何者？</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A)75.0天</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B)83.2天</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C)97.8天</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D)108.7天</w:t>
      </w:r>
    </w:p>
    <w:p w:rsidR="004C107B" w:rsidRPr="00D34731" w:rsidRDefault="004C107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59.(C)以IMRT技術治療肺部腫瘤，若治療計劃的PTV體積劑量圖顯示其處方劑量包覆體積僅有約85% ,下列所述可能原因何者錯誤？</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A)在比例上，PTV含</w:t>
      </w:r>
      <w:proofErr w:type="gramStart"/>
      <w:r w:rsidRPr="00D34731">
        <w:rPr>
          <w:rFonts w:ascii="標楷體" w:eastAsia="標楷體" w:hAnsi="標楷體" w:hint="eastAsia"/>
          <w:sz w:val="20"/>
          <w:szCs w:val="20"/>
        </w:rPr>
        <w:t>括</w:t>
      </w:r>
      <w:proofErr w:type="gramEnd"/>
      <w:r w:rsidRPr="00D34731">
        <w:rPr>
          <w:rFonts w:ascii="標楷體" w:eastAsia="標楷體" w:hAnsi="標楷體" w:hint="eastAsia"/>
          <w:sz w:val="20"/>
          <w:szCs w:val="20"/>
        </w:rPr>
        <w:t>較多腫瘤組織外的正常肺臟組織。</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B)腫瘤較小且位於肺部中央。</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w:t>
      </w:r>
      <w:proofErr w:type="gramStart"/>
      <w:r w:rsidRPr="00D34731">
        <w:rPr>
          <w:rFonts w:ascii="標楷體" w:eastAsia="標楷體" w:hAnsi="標楷體" w:hint="eastAsia"/>
          <w:sz w:val="20"/>
          <w:szCs w:val="20"/>
        </w:rPr>
        <w:t>光子射束能量</w:t>
      </w:r>
      <w:proofErr w:type="gramEnd"/>
      <w:r w:rsidRPr="00D34731">
        <w:rPr>
          <w:rFonts w:ascii="標楷體" w:eastAsia="標楷體" w:hAnsi="標楷體" w:hint="eastAsia"/>
          <w:sz w:val="20"/>
          <w:szCs w:val="20"/>
        </w:rPr>
        <w:t>太低。</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D)PTV靠近重要危急器官。</w:t>
      </w:r>
    </w:p>
    <w:p w:rsidR="004C107B" w:rsidRPr="00D34731" w:rsidRDefault="004C107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60.(A)以IMRT技術治療乳癌，在處理因呼吸造成體表起伏移動的問題上，下列敘述何者正確？</w:t>
      </w:r>
    </w:p>
    <w:p w:rsidR="004C107B" w:rsidRPr="00D34731" w:rsidRDefault="004C107B"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A)PTV擴及空氣中體表起伏移動的範圍</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 xml:space="preserve">flash region)，並以適量編輯(edit </w:t>
      </w:r>
      <w:proofErr w:type="spellStart"/>
      <w:r w:rsidRPr="00D34731">
        <w:rPr>
          <w:rFonts w:ascii="標楷體" w:eastAsia="標楷體" w:hAnsi="標楷體" w:hint="eastAsia"/>
          <w:sz w:val="20"/>
          <w:szCs w:val="20"/>
        </w:rPr>
        <w:t>fluence</w:t>
      </w:r>
      <w:proofErr w:type="spellEnd"/>
      <w:r w:rsidRPr="00D34731">
        <w:rPr>
          <w:rFonts w:ascii="標楷體" w:eastAsia="標楷體" w:hAnsi="標楷體" w:hint="eastAsia"/>
          <w:sz w:val="20"/>
          <w:szCs w:val="20"/>
        </w:rPr>
        <w:t>)成增加虛擬bogus 的方式處理此flash region的射束強度分佈。</w:t>
      </w:r>
    </w:p>
    <w:p w:rsidR="004C107B" w:rsidRPr="00D34731" w:rsidRDefault="004C107B"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B)PTV擴及至體表，由最佳化處理程序(optimization process)調整體表起伏的問題。</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C)PTV自體表退縮3mm，</w:t>
      </w:r>
      <w:proofErr w:type="gramStart"/>
      <w:r w:rsidRPr="00D34731">
        <w:rPr>
          <w:rFonts w:ascii="標楷體" w:eastAsia="標楷體" w:hAnsi="標楷體" w:hint="eastAsia"/>
          <w:sz w:val="20"/>
          <w:szCs w:val="20"/>
        </w:rPr>
        <w:t>避免因體表</w:t>
      </w:r>
      <w:proofErr w:type="gramEnd"/>
      <w:r w:rsidRPr="00D34731">
        <w:rPr>
          <w:rFonts w:ascii="標楷體" w:eastAsia="標楷體" w:hAnsi="標楷體" w:hint="eastAsia"/>
          <w:sz w:val="20"/>
          <w:szCs w:val="20"/>
        </w:rPr>
        <w:t>起伏造成過高的皮膚劑量。</w:t>
      </w:r>
    </w:p>
    <w:p w:rsidR="004C107B" w:rsidRPr="00D34731" w:rsidRDefault="004C107B"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D)IMRT技術的最佳化處理程序會調整皮膚及淺部區域</w:t>
      </w:r>
      <w:proofErr w:type="gramStart"/>
      <w:r w:rsidRPr="00D34731">
        <w:rPr>
          <w:rFonts w:ascii="標楷體" w:eastAsia="標楷體" w:hAnsi="標楷體" w:hint="eastAsia"/>
          <w:sz w:val="20"/>
          <w:szCs w:val="20"/>
        </w:rPr>
        <w:t>的射束強度</w:t>
      </w:r>
      <w:proofErr w:type="gramEnd"/>
      <w:r w:rsidRPr="00D34731">
        <w:rPr>
          <w:rFonts w:ascii="標楷體" w:eastAsia="標楷體" w:hAnsi="標楷體" w:hint="eastAsia"/>
          <w:sz w:val="20"/>
          <w:szCs w:val="20"/>
        </w:rPr>
        <w:t>，得到適當的劑量分佈，無需額外作多餘的人為處理。</w:t>
      </w:r>
    </w:p>
    <w:p w:rsidR="004C107B" w:rsidRPr="00D34731" w:rsidRDefault="004C107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61.(D)錐筒式</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cone-based)與MLC式</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MLC-based)弧形立體定位放射手術的比較，下列何者並非</w:t>
      </w:r>
      <w:proofErr w:type="gramStart"/>
      <w:r w:rsidRPr="00D34731">
        <w:rPr>
          <w:rFonts w:ascii="標楷體" w:eastAsia="標楷體" w:hAnsi="標楷體" w:hint="eastAsia"/>
          <w:sz w:val="20"/>
          <w:szCs w:val="20"/>
        </w:rPr>
        <w:t>錐</w:t>
      </w:r>
      <w:proofErr w:type="gramEnd"/>
      <w:r w:rsidRPr="00D34731">
        <w:rPr>
          <w:rFonts w:ascii="標楷體" w:eastAsia="標楷體" w:hAnsi="標楷體" w:hint="eastAsia"/>
          <w:sz w:val="20"/>
          <w:szCs w:val="20"/>
        </w:rPr>
        <w:t>筒式的優點？</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A)較陡的半影區（ Sharper penumbra ）。</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B)治療照野外的穿透劑量較低。</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C)設備維護與Q A項目較為簡單。</w:t>
      </w:r>
    </w:p>
    <w:p w:rsidR="004C107B" w:rsidRPr="00D34731" w:rsidRDefault="004C107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D)對於較為不規則的治療</w:t>
      </w:r>
      <w:proofErr w:type="gramStart"/>
      <w:r w:rsidRPr="00D34731">
        <w:rPr>
          <w:rFonts w:ascii="標楷體" w:eastAsia="標楷體" w:hAnsi="標楷體" w:hint="eastAsia"/>
          <w:sz w:val="20"/>
          <w:szCs w:val="20"/>
        </w:rPr>
        <w:t>鏢</w:t>
      </w:r>
      <w:proofErr w:type="gramEnd"/>
      <w:r w:rsidRPr="00D34731">
        <w:rPr>
          <w:rFonts w:ascii="標楷體" w:eastAsia="標楷體" w:hAnsi="標楷體" w:hint="eastAsia"/>
          <w:sz w:val="20"/>
          <w:szCs w:val="20"/>
        </w:rPr>
        <w:t>靶體積可以形成較好的劑量分佈</w:t>
      </w:r>
      <w:proofErr w:type="gramStart"/>
      <w:r w:rsidRPr="00D34731">
        <w:rPr>
          <w:rFonts w:ascii="標楷體" w:eastAsia="標楷體" w:hAnsi="標楷體" w:hint="eastAsia"/>
          <w:sz w:val="20"/>
          <w:szCs w:val="20"/>
        </w:rPr>
        <w:t>順形度</w:t>
      </w:r>
      <w:proofErr w:type="gramEnd"/>
      <w:r w:rsidRPr="00D34731">
        <w:rPr>
          <w:rFonts w:ascii="標楷體" w:eastAsia="標楷體" w:hAnsi="標楷體" w:hint="eastAsia"/>
          <w:sz w:val="20"/>
          <w:szCs w:val="20"/>
        </w:rPr>
        <w:t>。</w:t>
      </w:r>
    </w:p>
    <w:p w:rsidR="0048544D" w:rsidRPr="00D34731" w:rsidRDefault="0048544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62.(B)</w:t>
      </w:r>
      <w:proofErr w:type="gramStart"/>
      <w:r w:rsidRPr="00D34731">
        <w:rPr>
          <w:rFonts w:ascii="標楷體" w:eastAsia="標楷體" w:hAnsi="標楷體" w:hint="eastAsia"/>
          <w:sz w:val="20"/>
          <w:szCs w:val="20"/>
        </w:rPr>
        <w:t>一</w:t>
      </w:r>
      <w:proofErr w:type="gramEnd"/>
      <w:r w:rsidRPr="00D34731">
        <w:rPr>
          <w:rFonts w:ascii="標楷體" w:eastAsia="標楷體" w:hAnsi="標楷體" w:hint="eastAsia"/>
          <w:sz w:val="20"/>
          <w:szCs w:val="20"/>
        </w:rPr>
        <w:t>臨床治療周</w:t>
      </w:r>
      <w:proofErr w:type="gramStart"/>
      <w:r w:rsidRPr="00D34731">
        <w:rPr>
          <w:rFonts w:ascii="標楷體" w:eastAsia="標楷體" w:hAnsi="標楷體" w:hint="eastAsia"/>
          <w:sz w:val="20"/>
          <w:szCs w:val="20"/>
        </w:rPr>
        <w:t>電子射束的</w:t>
      </w:r>
      <w:proofErr w:type="gramEnd"/>
      <w:r w:rsidRPr="00D34731">
        <w:rPr>
          <w:rFonts w:ascii="標楷體" w:eastAsia="標楷體" w:hAnsi="標楷體" w:hint="eastAsia"/>
          <w:sz w:val="20"/>
          <w:szCs w:val="20"/>
        </w:rPr>
        <w:t>劑量分佈曲線如下圖，則其光子污染對劑量的貢獻約</w:t>
      </w:r>
      <w:proofErr w:type="gramStart"/>
      <w:r w:rsidRPr="00D34731">
        <w:rPr>
          <w:rFonts w:ascii="標楷體" w:eastAsia="標楷體" w:hAnsi="標楷體" w:hint="eastAsia"/>
          <w:sz w:val="20"/>
          <w:szCs w:val="20"/>
        </w:rPr>
        <w:t>佔</w:t>
      </w:r>
      <w:proofErr w:type="gramEnd"/>
      <w:r w:rsidRPr="00D34731">
        <w:rPr>
          <w:rFonts w:ascii="標楷體" w:eastAsia="標楷體" w:hAnsi="標楷體" w:hint="eastAsia"/>
          <w:sz w:val="20"/>
          <w:szCs w:val="20"/>
        </w:rPr>
        <w:t>最高劑量的多少百分比（％ ）？</w:t>
      </w:r>
    </w:p>
    <w:p w:rsidR="0048544D" w:rsidRPr="00D34731" w:rsidRDefault="0048544D"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A)0.1</w:t>
      </w:r>
      <w:proofErr w:type="gramEnd"/>
    </w:p>
    <w:p w:rsidR="0048544D" w:rsidRPr="00D34731" w:rsidRDefault="0048544D"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B)3</w:t>
      </w:r>
      <w:proofErr w:type="gramEnd"/>
    </w:p>
    <w:p w:rsidR="0048544D" w:rsidRPr="00D34731" w:rsidRDefault="0048544D"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C)93</w:t>
      </w:r>
      <w:proofErr w:type="gramEnd"/>
    </w:p>
    <w:p w:rsidR="0048544D" w:rsidRPr="00D34731" w:rsidRDefault="0048544D"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D)100</w:t>
      </w:r>
      <w:proofErr w:type="gramEnd"/>
    </w:p>
    <w:p w:rsidR="0048544D" w:rsidRPr="00D34731" w:rsidRDefault="0048544D" w:rsidP="00D34731">
      <w:pPr>
        <w:spacing w:line="276" w:lineRule="auto"/>
        <w:jc w:val="left"/>
        <w:rPr>
          <w:rFonts w:ascii="標楷體" w:eastAsia="標楷體" w:hAnsi="標楷體"/>
          <w:sz w:val="20"/>
          <w:szCs w:val="20"/>
        </w:rPr>
      </w:pPr>
    </w:p>
    <w:p w:rsidR="0048544D" w:rsidRPr="00D34731" w:rsidRDefault="0048544D" w:rsidP="00D34731">
      <w:pPr>
        <w:spacing w:line="276" w:lineRule="auto"/>
        <w:jc w:val="left"/>
        <w:rPr>
          <w:rFonts w:ascii="標楷體" w:eastAsia="標楷體" w:hAnsi="標楷體"/>
          <w:sz w:val="20"/>
          <w:szCs w:val="20"/>
        </w:rPr>
      </w:pPr>
    </w:p>
    <w:p w:rsidR="0048544D" w:rsidRPr="00D34731" w:rsidRDefault="0048544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63.(D)實施攝護腺癌插播</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prostate implant)近階治療，若是以永久插播為目標，則以下列何</w:t>
      </w:r>
      <w:r w:rsidRPr="00D34731">
        <w:rPr>
          <w:rFonts w:ascii="標楷體" w:eastAsia="標楷體" w:hAnsi="標楷體" w:hint="eastAsia"/>
          <w:sz w:val="20"/>
          <w:szCs w:val="20"/>
        </w:rPr>
        <w:lastRenderedPageBreak/>
        <w:t>者是最常用的射源之</w:t>
      </w:r>
      <w:proofErr w:type="gramStart"/>
      <w:r w:rsidRPr="00D34731">
        <w:rPr>
          <w:rFonts w:ascii="標楷體" w:eastAsia="標楷體" w:hAnsi="標楷體" w:hint="eastAsia"/>
          <w:sz w:val="20"/>
          <w:szCs w:val="20"/>
        </w:rPr>
        <w:t>一</w:t>
      </w:r>
      <w:proofErr w:type="gramEnd"/>
      <w:r w:rsidRPr="00D34731">
        <w:rPr>
          <w:rFonts w:ascii="標楷體" w:eastAsia="標楷體" w:hAnsi="標楷體" w:hint="eastAsia"/>
          <w:sz w:val="20"/>
          <w:szCs w:val="20"/>
        </w:rPr>
        <w:t>？</w:t>
      </w:r>
    </w:p>
    <w:p w:rsidR="0048544D" w:rsidRPr="00D34731" w:rsidRDefault="0048544D"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w:t>
      </w:r>
      <w:r w:rsidR="00A02FA3" w:rsidRPr="00D34731">
        <w:rPr>
          <w:rFonts w:ascii="標楷體" w:eastAsia="標楷體" w:hAnsi="標楷體" w:hint="eastAsia"/>
          <w:sz w:val="20"/>
          <w:szCs w:val="20"/>
          <w:vertAlign w:val="superscript"/>
        </w:rPr>
        <w:t>2</w:t>
      </w:r>
      <w:r w:rsidR="0053707F" w:rsidRPr="00D34731">
        <w:rPr>
          <w:rFonts w:ascii="標楷體" w:eastAsia="標楷體" w:hAnsi="標楷體" w:hint="eastAsia"/>
          <w:sz w:val="20"/>
          <w:szCs w:val="20"/>
          <w:vertAlign w:val="superscript"/>
        </w:rPr>
        <w:t>26</w:t>
      </w:r>
      <w:r w:rsidR="00A02FA3" w:rsidRPr="00D34731">
        <w:rPr>
          <w:rFonts w:ascii="標楷體" w:eastAsia="標楷體" w:hAnsi="標楷體" w:hint="eastAsia"/>
          <w:sz w:val="20"/>
          <w:szCs w:val="20"/>
        </w:rPr>
        <w:t>Ra</w:t>
      </w:r>
      <w:proofErr w:type="gramEnd"/>
    </w:p>
    <w:p w:rsidR="0048544D" w:rsidRPr="00D34731" w:rsidRDefault="0043198D" w:rsidP="00D34731">
      <w:pPr>
        <w:spacing w:line="276" w:lineRule="auto"/>
        <w:ind w:firstLineChars="295" w:firstLine="590"/>
        <w:jc w:val="left"/>
        <w:rPr>
          <w:rFonts w:ascii="標楷體" w:eastAsia="標楷體" w:hAnsi="標楷體"/>
          <w:sz w:val="20"/>
          <w:szCs w:val="20"/>
        </w:rPr>
      </w:pPr>
      <w:proofErr w:type="gramStart"/>
      <w:r w:rsidRPr="00D34731">
        <w:rPr>
          <w:rFonts w:ascii="Segoe UI Symbol" w:eastAsia="標楷體" w:hAnsi="Segoe UI Symbol" w:cs="Segoe UI Symbol" w:hint="eastAsia"/>
          <w:sz w:val="20"/>
          <w:szCs w:val="20"/>
        </w:rPr>
        <w:t>B)</w:t>
      </w:r>
      <w:r w:rsidR="0053707F" w:rsidRPr="00D34731">
        <w:rPr>
          <w:rFonts w:ascii="標楷體" w:eastAsia="標楷體" w:hAnsi="標楷體" w:cs="Segoe UI Symbol" w:hint="eastAsia"/>
          <w:sz w:val="20"/>
          <w:szCs w:val="20"/>
          <w:vertAlign w:val="superscript"/>
        </w:rPr>
        <w:t>192</w:t>
      </w:r>
      <w:r w:rsidRPr="00D34731">
        <w:rPr>
          <w:rFonts w:ascii="Segoe UI Symbol" w:eastAsia="標楷體" w:hAnsi="Segoe UI Symbol" w:cs="Segoe UI Symbol" w:hint="eastAsia"/>
          <w:sz w:val="20"/>
          <w:szCs w:val="20"/>
        </w:rPr>
        <w:t>Ir</w:t>
      </w:r>
      <w:proofErr w:type="gramEnd"/>
    </w:p>
    <w:p w:rsidR="0048544D" w:rsidRPr="00D34731" w:rsidRDefault="0048544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C)</w:t>
      </w:r>
      <w:r w:rsidR="0043198D" w:rsidRPr="00D34731">
        <w:rPr>
          <w:rFonts w:ascii="標楷體" w:eastAsia="標楷體" w:hAnsi="標楷體" w:hint="eastAsia"/>
          <w:sz w:val="20"/>
          <w:szCs w:val="20"/>
          <w:vertAlign w:val="superscript"/>
        </w:rPr>
        <w:t xml:space="preserve"> </w:t>
      </w:r>
      <w:r w:rsidR="0041248D" w:rsidRPr="00D34731">
        <w:rPr>
          <w:rFonts w:ascii="標楷體" w:eastAsia="標楷體" w:hAnsi="標楷體" w:hint="eastAsia"/>
          <w:sz w:val="20"/>
          <w:szCs w:val="20"/>
          <w:vertAlign w:val="superscript"/>
        </w:rPr>
        <w:t>222</w:t>
      </w:r>
      <w:r w:rsidR="0043198D" w:rsidRPr="00D34731">
        <w:rPr>
          <w:rFonts w:ascii="標楷體" w:eastAsia="標楷體" w:hAnsi="標楷體" w:hint="eastAsia"/>
          <w:sz w:val="20"/>
          <w:szCs w:val="20"/>
        </w:rPr>
        <w:t>Ra</w:t>
      </w:r>
    </w:p>
    <w:p w:rsidR="0048544D" w:rsidRPr="00D34731" w:rsidRDefault="0048544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D</w:t>
      </w:r>
      <w:r w:rsidRPr="00D34731">
        <w:rPr>
          <w:rFonts w:ascii="標楷體" w:eastAsia="標楷體" w:hAnsi="標楷體"/>
          <w:sz w:val="20"/>
          <w:szCs w:val="20"/>
          <w:highlight w:val="yellow"/>
        </w:rPr>
        <w:t>)</w:t>
      </w:r>
      <w:ins w:id="132" w:author="user" w:date="2017-11-08T16:33:00Z">
        <w:r w:rsidR="005E55A2" w:rsidRPr="005E55A2">
          <w:rPr>
            <w:rFonts w:ascii="標楷體" w:eastAsia="標楷體" w:hAnsi="標楷體" w:hint="eastAsia"/>
            <w:sz w:val="20"/>
            <w:szCs w:val="20"/>
            <w:vertAlign w:val="superscript"/>
          </w:rPr>
          <w:t xml:space="preserve"> </w:t>
        </w:r>
        <w:r w:rsidR="005E55A2">
          <w:rPr>
            <w:rFonts w:ascii="標楷體" w:eastAsia="標楷體" w:hAnsi="標楷體" w:hint="eastAsia"/>
            <w:sz w:val="20"/>
            <w:szCs w:val="20"/>
            <w:vertAlign w:val="superscript"/>
          </w:rPr>
          <w:t>103</w:t>
        </w:r>
      </w:ins>
      <w:r w:rsidR="0043198D" w:rsidRPr="00D34731">
        <w:rPr>
          <w:rFonts w:ascii="標楷體" w:eastAsia="標楷體" w:hAnsi="標楷體" w:hint="eastAsia"/>
          <w:sz w:val="20"/>
          <w:szCs w:val="20"/>
          <w:highlight w:val="yellow"/>
        </w:rPr>
        <w:t>Pd</w:t>
      </w:r>
    </w:p>
    <w:p w:rsidR="0048544D" w:rsidRPr="00D34731" w:rsidRDefault="0048544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64.(C)全身光子治療</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TBI)，經常使用TLD進行活體劑量驗證，其目的是在確保全身劑量的均勻度範圍在：</w:t>
      </w:r>
    </w:p>
    <w:p w:rsidR="0048544D" w:rsidRPr="00D34731" w:rsidRDefault="0048544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A)</w:t>
      </w:r>
      <w:r w:rsidR="006F4B1B" w:rsidRPr="00D34731">
        <w:rPr>
          <w:rFonts w:ascii="標楷體" w:eastAsia="標楷體" w:hAnsi="標楷體" w:hint="eastAsia"/>
          <w:sz w:val="20"/>
          <w:szCs w:val="20"/>
        </w:rPr>
        <w:t xml:space="preserve"> ±</w:t>
      </w:r>
      <w:r w:rsidRPr="00D34731">
        <w:rPr>
          <w:rFonts w:ascii="標楷體" w:eastAsia="標楷體" w:hAnsi="標楷體"/>
          <w:sz w:val="20"/>
          <w:szCs w:val="20"/>
        </w:rPr>
        <w:t>3%</w:t>
      </w:r>
    </w:p>
    <w:p w:rsidR="0048544D" w:rsidRPr="00D34731" w:rsidRDefault="0048544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B)</w:t>
      </w:r>
      <w:r w:rsidR="006F4B1B" w:rsidRPr="00D34731">
        <w:rPr>
          <w:rFonts w:ascii="標楷體" w:eastAsia="標楷體" w:hAnsi="標楷體" w:hint="eastAsia"/>
          <w:sz w:val="20"/>
          <w:szCs w:val="20"/>
        </w:rPr>
        <w:t xml:space="preserve"> ±</w:t>
      </w:r>
      <w:r w:rsidRPr="00D34731">
        <w:rPr>
          <w:rFonts w:ascii="標楷體" w:eastAsia="標楷體" w:hAnsi="標楷體"/>
          <w:sz w:val="20"/>
          <w:szCs w:val="20"/>
        </w:rPr>
        <w:t>5%</w:t>
      </w:r>
    </w:p>
    <w:p w:rsidR="0048544D" w:rsidRPr="00D34731" w:rsidRDefault="0048544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C)</w:t>
      </w:r>
      <w:r w:rsidR="006F4B1B" w:rsidRPr="00D34731">
        <w:rPr>
          <w:rFonts w:ascii="標楷體" w:eastAsia="標楷體" w:hAnsi="標楷體" w:hint="eastAsia"/>
          <w:sz w:val="20"/>
          <w:szCs w:val="20"/>
        </w:rPr>
        <w:t xml:space="preserve"> ±</w:t>
      </w:r>
      <w:r w:rsidRPr="00D34731">
        <w:rPr>
          <w:rFonts w:ascii="標楷體" w:eastAsia="標楷體" w:hAnsi="標楷體"/>
          <w:sz w:val="20"/>
          <w:szCs w:val="20"/>
        </w:rPr>
        <w:t>10%</w:t>
      </w:r>
    </w:p>
    <w:p w:rsidR="0053707F" w:rsidRPr="00D34731" w:rsidRDefault="0048544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D)</w:t>
      </w:r>
      <w:r w:rsidR="006F4B1B" w:rsidRPr="00D34731">
        <w:rPr>
          <w:rFonts w:ascii="標楷體" w:eastAsia="標楷體" w:hAnsi="標楷體" w:hint="eastAsia"/>
          <w:sz w:val="20"/>
          <w:szCs w:val="20"/>
        </w:rPr>
        <w:t xml:space="preserve"> ±</w:t>
      </w:r>
      <w:r w:rsidRPr="00D34731">
        <w:rPr>
          <w:rFonts w:ascii="標楷體" w:eastAsia="標楷體" w:hAnsi="標楷體"/>
          <w:sz w:val="20"/>
          <w:szCs w:val="20"/>
        </w:rPr>
        <w:t>15%</w:t>
      </w:r>
    </w:p>
    <w:p w:rsidR="0048544D" w:rsidRPr="00D34731" w:rsidRDefault="0048544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65.(A)如圖右所示，在craniotomy-spinal照射中若spinal field之長度為40公分，則cranial field之</w:t>
      </w:r>
      <w:proofErr w:type="gramStart"/>
      <w:r w:rsidRPr="00D34731">
        <w:rPr>
          <w:rFonts w:ascii="標楷體" w:eastAsia="標楷體" w:hAnsi="標楷體" w:hint="eastAsia"/>
          <w:sz w:val="20"/>
          <w:szCs w:val="20"/>
        </w:rPr>
        <w:t>準直儀</w:t>
      </w:r>
      <w:proofErr w:type="gramEnd"/>
      <w:r w:rsidRPr="00D34731">
        <w:rPr>
          <w:rFonts w:ascii="標楷體" w:eastAsia="標楷體" w:hAnsi="標楷體" w:hint="eastAsia"/>
          <w:sz w:val="20"/>
          <w:szCs w:val="20"/>
        </w:rPr>
        <w:t>旋轉角度</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collimator angle 為？</w:t>
      </w:r>
    </w:p>
    <w:p w:rsidR="0048544D" w:rsidRPr="00D34731" w:rsidRDefault="0048544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A)</w:t>
      </w:r>
      <w:r w:rsidR="00895F27" w:rsidRPr="00D34731">
        <w:rPr>
          <w:rFonts w:ascii="標楷體" w:eastAsia="標楷體" w:hAnsi="標楷體" w:hint="eastAsia"/>
          <w:sz w:val="20"/>
          <w:szCs w:val="20"/>
        </w:rPr>
        <w:t>11.3°</w:t>
      </w:r>
    </w:p>
    <w:p w:rsidR="0053707F" w:rsidRPr="00D34731" w:rsidRDefault="0053707F"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B)</w:t>
      </w:r>
      <w:r w:rsidR="00895F27" w:rsidRPr="00D34731">
        <w:rPr>
          <w:rFonts w:ascii="標楷體" w:eastAsia="標楷體" w:hAnsi="標楷體" w:hint="eastAsia"/>
          <w:sz w:val="20"/>
          <w:szCs w:val="20"/>
        </w:rPr>
        <w:t>21.8°</w:t>
      </w:r>
    </w:p>
    <w:p w:rsidR="0048544D" w:rsidRPr="00D34731" w:rsidRDefault="0048544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C)</w:t>
      </w:r>
      <w:r w:rsidR="00895F27" w:rsidRPr="00D34731">
        <w:rPr>
          <w:rFonts w:ascii="標楷體" w:eastAsia="標楷體" w:hAnsi="標楷體" w:hint="eastAsia"/>
          <w:sz w:val="20"/>
          <w:szCs w:val="20"/>
        </w:rPr>
        <w:t>66.4°</w:t>
      </w:r>
    </w:p>
    <w:p w:rsidR="006638C4" w:rsidRPr="00D34731" w:rsidRDefault="0048544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D)</w:t>
      </w:r>
      <w:r w:rsidR="00895F27" w:rsidRPr="00D34731">
        <w:rPr>
          <w:rFonts w:ascii="標楷體" w:eastAsia="標楷體" w:hAnsi="標楷體" w:hint="eastAsia"/>
          <w:sz w:val="20"/>
          <w:szCs w:val="20"/>
        </w:rPr>
        <w:t>78.5°</w:t>
      </w:r>
    </w:p>
    <w:p w:rsidR="006638C4" w:rsidRPr="00D34731" w:rsidRDefault="006638C4"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 xml:space="preserve">                               </w:t>
      </w:r>
      <w:r w:rsidRPr="00D34731">
        <w:rPr>
          <w:rFonts w:ascii="標楷體" w:eastAsia="標楷體" w:hAnsi="標楷體"/>
          <w:noProof/>
          <w:sz w:val="20"/>
          <w:szCs w:val="20"/>
        </w:rPr>
        <w:drawing>
          <wp:inline distT="0" distB="0" distL="0" distR="0" wp14:anchorId="2CC0C370" wp14:editId="7A167CE5">
            <wp:extent cx="1524000" cy="1114425"/>
            <wp:effectExtent l="0" t="0" r="0" b="952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 cy="1114425"/>
                    </a:xfrm>
                    <a:prstGeom prst="rect">
                      <a:avLst/>
                    </a:prstGeom>
                    <a:noFill/>
                    <a:ln>
                      <a:noFill/>
                    </a:ln>
                  </pic:spPr>
                </pic:pic>
              </a:graphicData>
            </a:graphic>
          </wp:inline>
        </w:drawing>
      </w:r>
    </w:p>
    <w:p w:rsidR="0048544D" w:rsidRPr="00D34731" w:rsidRDefault="0048544D"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66.</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B)以下不同能量之電子射束，何者最適於治療3公分深之腫瘤？</w:t>
      </w:r>
    </w:p>
    <w:p w:rsidR="0048544D" w:rsidRPr="00D34731" w:rsidRDefault="0048544D" w:rsidP="00D34731">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A)6MeV</w:t>
      </w:r>
      <w:proofErr w:type="gramEnd"/>
      <w:r w:rsidRPr="00D34731">
        <w:rPr>
          <w:rFonts w:ascii="標楷體" w:eastAsia="標楷體" w:hAnsi="標楷體"/>
          <w:sz w:val="20"/>
          <w:szCs w:val="20"/>
        </w:rPr>
        <w:t xml:space="preserve"> </w:t>
      </w:r>
    </w:p>
    <w:p w:rsidR="0048544D" w:rsidRPr="00D34731" w:rsidRDefault="0048544D" w:rsidP="00D34731">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B)9MeV</w:t>
      </w:r>
      <w:proofErr w:type="gramEnd"/>
      <w:r w:rsidRPr="00D34731">
        <w:rPr>
          <w:rFonts w:ascii="標楷體" w:eastAsia="標楷體" w:hAnsi="標楷體"/>
          <w:sz w:val="20"/>
          <w:szCs w:val="20"/>
        </w:rPr>
        <w:t xml:space="preserve"> </w:t>
      </w:r>
    </w:p>
    <w:p w:rsidR="0048544D" w:rsidRPr="00D34731" w:rsidRDefault="0048544D" w:rsidP="00D34731">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C)15MeV</w:t>
      </w:r>
      <w:proofErr w:type="gramEnd"/>
      <w:r w:rsidRPr="00D34731">
        <w:rPr>
          <w:rFonts w:ascii="標楷體" w:eastAsia="標楷體" w:hAnsi="標楷體"/>
          <w:sz w:val="20"/>
          <w:szCs w:val="20"/>
        </w:rPr>
        <w:t xml:space="preserve"> </w:t>
      </w:r>
    </w:p>
    <w:p w:rsidR="00A8644B" w:rsidRPr="00D34731" w:rsidRDefault="0048544D" w:rsidP="00D34731">
      <w:pPr>
        <w:spacing w:line="276" w:lineRule="auto"/>
        <w:ind w:firstLineChars="354" w:firstLine="708"/>
        <w:jc w:val="left"/>
        <w:rPr>
          <w:rFonts w:ascii="標楷體" w:eastAsia="標楷體" w:hAnsi="標楷體"/>
          <w:sz w:val="20"/>
          <w:szCs w:val="20"/>
        </w:rPr>
      </w:pPr>
      <w:proofErr w:type="gramStart"/>
      <w:r w:rsidRPr="00D34731">
        <w:rPr>
          <w:rFonts w:ascii="標楷體" w:eastAsia="標楷體" w:hAnsi="標楷體"/>
          <w:sz w:val="20"/>
          <w:szCs w:val="20"/>
        </w:rPr>
        <w:t>D)18MeV</w:t>
      </w:r>
      <w:proofErr w:type="gramEnd"/>
    </w:p>
    <w:p w:rsidR="00A8644B" w:rsidRPr="00D34731" w:rsidRDefault="00A8644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67.(B)放射治療時所使用的KV-CBCT，單一次所造成的中心點平均劑量約為下列何者？</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A) 0.1-0.5 cGy</w:t>
      </w:r>
    </w:p>
    <w:p w:rsidR="00A8644B" w:rsidRPr="00D34731" w:rsidRDefault="00E6095E"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B)</w:t>
      </w:r>
      <w:r w:rsidR="00A8644B" w:rsidRPr="00D34731">
        <w:rPr>
          <w:rFonts w:ascii="標楷體" w:eastAsia="標楷體" w:hAnsi="標楷體"/>
          <w:sz w:val="20"/>
          <w:szCs w:val="20"/>
        </w:rPr>
        <w:t xml:space="preserve"> 1-5 </w:t>
      </w:r>
      <w:proofErr w:type="spellStart"/>
      <w:r w:rsidR="00A8644B" w:rsidRPr="00D34731">
        <w:rPr>
          <w:rFonts w:ascii="標楷體" w:eastAsia="標楷體" w:hAnsi="標楷體"/>
          <w:sz w:val="20"/>
          <w:szCs w:val="20"/>
        </w:rPr>
        <w:t>cGy</w:t>
      </w:r>
      <w:proofErr w:type="spellEnd"/>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C) 10-50 cGy</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D) &lt;0.1 cavy</w:t>
      </w:r>
    </w:p>
    <w:p w:rsidR="00A8644B" w:rsidRPr="00D34731" w:rsidRDefault="00A8644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68.(D)100個10MeV的光子與物質作用時， 76%的機會產生</w:t>
      </w:r>
      <w:proofErr w:type="gramStart"/>
      <w:r w:rsidRPr="00D34731">
        <w:rPr>
          <w:rFonts w:ascii="標楷體" w:eastAsia="標楷體" w:hAnsi="標楷體" w:hint="eastAsia"/>
          <w:sz w:val="20"/>
          <w:szCs w:val="20"/>
        </w:rPr>
        <w:t>康普吞</w:t>
      </w:r>
      <w:proofErr w:type="gramEnd"/>
      <w:r w:rsidRPr="00D34731">
        <w:rPr>
          <w:rFonts w:ascii="標楷體" w:eastAsia="標楷體" w:hAnsi="標楷體" w:hint="eastAsia"/>
          <w:sz w:val="20"/>
          <w:szCs w:val="20"/>
        </w:rPr>
        <w:t>效應， 24%的機會產生成對發生。若依據蒙地卡羅方法追蹤這些光子，僅追蹤這100個光子的第一步驟作用，請問最多</w:t>
      </w:r>
      <w:r w:rsidRPr="00D34731">
        <w:rPr>
          <w:rFonts w:ascii="標楷體" w:eastAsia="標楷體" w:hAnsi="標楷體" w:hint="eastAsia"/>
          <w:sz w:val="20"/>
          <w:szCs w:val="20"/>
        </w:rPr>
        <w:lastRenderedPageBreak/>
        <w:t>可能產生多少個正與負電子？</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A)24個</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B)76個</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C)100個</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D)124個</w:t>
      </w:r>
    </w:p>
    <w:p w:rsidR="00A8644B" w:rsidRPr="00D34731" w:rsidRDefault="00A8644B"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69.(C)試計算圖中之轉移能量（</w:t>
      </w:r>
      <w:r w:rsidR="00472760" w:rsidRPr="00D34731">
        <w:rPr>
          <w:rFonts w:ascii="標楷體" w:eastAsia="標楷體" w:hAnsi="標楷體" w:cs="標楷體" w:hint="eastAsia"/>
          <w:sz w:val="20"/>
          <w:szCs w:val="20"/>
          <w:highlight w:val="yellow"/>
        </w:rPr>
        <w:t>E</w:t>
      </w:r>
      <w:r w:rsidRPr="00D34731">
        <w:rPr>
          <w:rFonts w:ascii="標楷體" w:eastAsia="標楷體" w:hAnsi="標楷體" w:hint="eastAsia"/>
          <w:sz w:val="20"/>
          <w:szCs w:val="20"/>
        </w:rPr>
        <w:t>）與吸收能量（</w:t>
      </w:r>
      <w:proofErr w:type="spellStart"/>
      <w:r w:rsidR="00472760" w:rsidRPr="00D34731">
        <w:rPr>
          <w:rFonts w:ascii="標楷體" w:eastAsia="標楷體" w:hAnsi="標楷體" w:cs="標楷體" w:hint="eastAsia"/>
          <w:sz w:val="20"/>
          <w:szCs w:val="20"/>
        </w:rPr>
        <w:t>E</w:t>
      </w:r>
      <w:r w:rsidR="00472760" w:rsidRPr="00D34731">
        <w:rPr>
          <w:rFonts w:ascii="標楷體" w:eastAsia="標楷體" w:hAnsi="標楷體" w:cs="標楷體" w:hint="eastAsia"/>
          <w:sz w:val="20"/>
          <w:szCs w:val="20"/>
          <w:vertAlign w:val="subscript"/>
        </w:rPr>
        <w:t>ab</w:t>
      </w:r>
      <w:proofErr w:type="spellEnd"/>
      <w:r w:rsidRPr="00D34731">
        <w:rPr>
          <w:rFonts w:ascii="標楷體" w:eastAsia="標楷體" w:hAnsi="標楷體" w:hint="eastAsia"/>
          <w:sz w:val="20"/>
          <w:szCs w:val="20"/>
        </w:rPr>
        <w:t>）：</w:t>
      </w:r>
    </w:p>
    <w:p w:rsidR="0005688E" w:rsidRPr="00D34731" w:rsidRDefault="0005688E" w:rsidP="00D34731">
      <w:pPr>
        <w:spacing w:line="276" w:lineRule="auto"/>
        <w:ind w:firstLineChars="500" w:firstLine="1000"/>
        <w:jc w:val="left"/>
        <w:rPr>
          <w:rFonts w:ascii="標楷體" w:eastAsia="標楷體" w:hAnsi="標楷體"/>
          <w:sz w:val="20"/>
          <w:szCs w:val="20"/>
        </w:rPr>
      </w:pPr>
      <w:r w:rsidRPr="00D34731">
        <w:rPr>
          <w:rFonts w:ascii="標楷體" w:eastAsia="標楷體" w:hAnsi="標楷體"/>
          <w:noProof/>
          <w:sz w:val="20"/>
          <w:szCs w:val="20"/>
        </w:rPr>
        <w:drawing>
          <wp:inline distT="0" distB="0" distL="0" distR="0" wp14:anchorId="4BC25BE5" wp14:editId="7A4C4005">
            <wp:extent cx="1762125" cy="1152525"/>
            <wp:effectExtent l="0" t="0" r="9525" b="952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2125" cy="1152525"/>
                    </a:xfrm>
                    <a:prstGeom prst="rect">
                      <a:avLst/>
                    </a:prstGeom>
                    <a:noFill/>
                    <a:ln>
                      <a:noFill/>
                    </a:ln>
                  </pic:spPr>
                </pic:pic>
              </a:graphicData>
            </a:graphic>
          </wp:inline>
        </w:drawing>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w:t>
      </w:r>
      <w:r w:rsidR="00EE2242" w:rsidRPr="00D34731">
        <w:rPr>
          <w:rFonts w:ascii="標楷體" w:eastAsia="標楷體" w:hAnsi="標楷體" w:cs="標楷體" w:hint="eastAsia"/>
          <w:sz w:val="20"/>
          <w:szCs w:val="20"/>
          <w:highlight w:val="yellow"/>
        </w:rPr>
        <w:t xml:space="preserve"> </w:t>
      </w:r>
      <w:proofErr w:type="spellStart"/>
      <w:r w:rsidR="00EE2242" w:rsidRPr="00D34731">
        <w:rPr>
          <w:rFonts w:ascii="標楷體" w:eastAsia="標楷體" w:hAnsi="標楷體" w:cs="標楷體" w:hint="eastAsia"/>
          <w:sz w:val="20"/>
          <w:szCs w:val="20"/>
          <w:highlight w:val="yellow"/>
        </w:rPr>
        <w:t>E</w:t>
      </w:r>
      <w:ins w:id="133" w:author="user" w:date="2017-11-08T16:35:00Z">
        <w:r w:rsidR="005E55A2">
          <w:rPr>
            <w:rFonts w:ascii="標楷體" w:eastAsia="標楷體" w:hAnsi="標楷體" w:cs="標楷體" w:hint="eastAsia"/>
            <w:sz w:val="20"/>
            <w:szCs w:val="20"/>
            <w:vertAlign w:val="subscript"/>
          </w:rPr>
          <w:t>tr</w:t>
        </w:r>
      </w:ins>
      <w:proofErr w:type="spellEnd"/>
      <w:r w:rsidR="00EE2242"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=1.0 MeV，</w:t>
      </w:r>
      <w:proofErr w:type="spellStart"/>
      <w:r w:rsidR="00EE2242" w:rsidRPr="00D34731">
        <w:rPr>
          <w:rFonts w:ascii="標楷體" w:eastAsia="標楷體" w:hAnsi="標楷體" w:cs="標楷體" w:hint="eastAsia"/>
          <w:sz w:val="20"/>
          <w:szCs w:val="20"/>
        </w:rPr>
        <w:t>E</w:t>
      </w:r>
      <w:r w:rsidR="00EE2242" w:rsidRPr="00D34731">
        <w:rPr>
          <w:rFonts w:ascii="標楷體" w:eastAsia="標楷體" w:hAnsi="標楷體" w:cs="標楷體" w:hint="eastAsia"/>
          <w:sz w:val="20"/>
          <w:szCs w:val="20"/>
          <w:vertAlign w:val="subscript"/>
        </w:rPr>
        <w:t>ab</w:t>
      </w:r>
      <w:proofErr w:type="spellEnd"/>
      <w:r w:rsidR="00EE2242"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=0.7MeV</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w:t>
      </w:r>
      <w:r w:rsidR="00EE2242" w:rsidRPr="00D34731">
        <w:rPr>
          <w:rFonts w:ascii="標楷體" w:eastAsia="標楷體" w:hAnsi="標楷體" w:cs="標楷體" w:hint="eastAsia"/>
          <w:sz w:val="20"/>
          <w:szCs w:val="20"/>
          <w:highlight w:val="yellow"/>
        </w:rPr>
        <w:t xml:space="preserve"> </w:t>
      </w:r>
      <w:proofErr w:type="spellStart"/>
      <w:r w:rsidR="00EE2242" w:rsidRPr="00D34731">
        <w:rPr>
          <w:rFonts w:ascii="標楷體" w:eastAsia="標楷體" w:hAnsi="標楷體" w:cs="標楷體" w:hint="eastAsia"/>
          <w:sz w:val="20"/>
          <w:szCs w:val="20"/>
          <w:highlight w:val="yellow"/>
        </w:rPr>
        <w:t>E</w:t>
      </w:r>
      <w:ins w:id="134" w:author="user" w:date="2017-11-08T16:35:00Z">
        <w:r w:rsidR="005E55A2">
          <w:rPr>
            <w:rFonts w:ascii="標楷體" w:eastAsia="標楷體" w:hAnsi="標楷體" w:cs="標楷體" w:hint="eastAsia"/>
            <w:sz w:val="20"/>
            <w:szCs w:val="20"/>
            <w:vertAlign w:val="subscript"/>
          </w:rPr>
          <w:t>tr</w:t>
        </w:r>
      </w:ins>
      <w:proofErr w:type="spellEnd"/>
      <w:r w:rsidR="00EE2242"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=10.7MeV，</w:t>
      </w:r>
      <w:proofErr w:type="spellStart"/>
      <w:r w:rsidR="00EE2242" w:rsidRPr="00D34731">
        <w:rPr>
          <w:rFonts w:ascii="標楷體" w:eastAsia="標楷體" w:hAnsi="標楷體" w:cs="標楷體" w:hint="eastAsia"/>
          <w:sz w:val="20"/>
          <w:szCs w:val="20"/>
        </w:rPr>
        <w:t>E</w:t>
      </w:r>
      <w:r w:rsidR="00EE2242" w:rsidRPr="00D34731">
        <w:rPr>
          <w:rFonts w:ascii="標楷體" w:eastAsia="標楷體" w:hAnsi="標楷體" w:cs="標楷體" w:hint="eastAsia"/>
          <w:sz w:val="20"/>
          <w:szCs w:val="20"/>
          <w:vertAlign w:val="subscript"/>
        </w:rPr>
        <w:t>ab</w:t>
      </w:r>
      <w:proofErr w:type="spellEnd"/>
      <w:r w:rsidR="00EE2242"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=0.7MeV</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w:t>
      </w:r>
      <w:r w:rsidR="00EE2242" w:rsidRPr="00D34731">
        <w:rPr>
          <w:rFonts w:ascii="標楷體" w:eastAsia="標楷體" w:hAnsi="標楷體" w:cs="標楷體" w:hint="eastAsia"/>
          <w:sz w:val="20"/>
          <w:szCs w:val="20"/>
          <w:highlight w:val="yellow"/>
        </w:rPr>
        <w:t xml:space="preserve"> </w:t>
      </w:r>
      <w:proofErr w:type="spellStart"/>
      <w:r w:rsidR="00EE2242" w:rsidRPr="00D34731">
        <w:rPr>
          <w:rFonts w:ascii="標楷體" w:eastAsia="標楷體" w:hAnsi="標楷體" w:cs="標楷體" w:hint="eastAsia"/>
          <w:sz w:val="20"/>
          <w:szCs w:val="20"/>
          <w:highlight w:val="yellow"/>
        </w:rPr>
        <w:t>E</w:t>
      </w:r>
      <w:ins w:id="135" w:author="user" w:date="2017-11-08T16:35:00Z">
        <w:r w:rsidR="005E55A2">
          <w:rPr>
            <w:rFonts w:ascii="標楷體" w:eastAsia="標楷體" w:hAnsi="標楷體" w:cs="標楷體" w:hint="eastAsia"/>
            <w:sz w:val="20"/>
            <w:szCs w:val="20"/>
            <w:vertAlign w:val="subscript"/>
          </w:rPr>
          <w:t>tr</w:t>
        </w:r>
      </w:ins>
      <w:proofErr w:type="spellEnd"/>
      <w:r w:rsidR="00EE2242"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=0.7MeV，</w:t>
      </w:r>
      <w:proofErr w:type="spellStart"/>
      <w:r w:rsidR="00EE2242" w:rsidRPr="00D34731">
        <w:rPr>
          <w:rFonts w:ascii="標楷體" w:eastAsia="標楷體" w:hAnsi="標楷體" w:cs="標楷體" w:hint="eastAsia"/>
          <w:sz w:val="20"/>
          <w:szCs w:val="20"/>
        </w:rPr>
        <w:t>E</w:t>
      </w:r>
      <w:r w:rsidR="00EE2242" w:rsidRPr="00D34731">
        <w:rPr>
          <w:rFonts w:ascii="標楷體" w:eastAsia="標楷體" w:hAnsi="標楷體" w:cs="標楷體" w:hint="eastAsia"/>
          <w:sz w:val="20"/>
          <w:szCs w:val="20"/>
          <w:vertAlign w:val="subscript"/>
        </w:rPr>
        <w:t>ab</w:t>
      </w:r>
      <w:proofErr w:type="spellEnd"/>
      <w:r w:rsidR="00EE2242"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=0.5MeV</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w:t>
      </w:r>
      <w:r w:rsidR="00EE2242" w:rsidRPr="00D34731">
        <w:rPr>
          <w:rFonts w:ascii="標楷體" w:eastAsia="標楷體" w:hAnsi="標楷體" w:cs="標楷體" w:hint="eastAsia"/>
          <w:sz w:val="20"/>
          <w:szCs w:val="20"/>
          <w:highlight w:val="yellow"/>
        </w:rPr>
        <w:t xml:space="preserve"> </w:t>
      </w:r>
      <w:proofErr w:type="spellStart"/>
      <w:r w:rsidR="00EE2242" w:rsidRPr="00D34731">
        <w:rPr>
          <w:rFonts w:ascii="標楷體" w:eastAsia="標楷體" w:hAnsi="標楷體" w:cs="標楷體" w:hint="eastAsia"/>
          <w:sz w:val="20"/>
          <w:szCs w:val="20"/>
          <w:highlight w:val="yellow"/>
        </w:rPr>
        <w:t>E</w:t>
      </w:r>
      <w:ins w:id="136" w:author="user" w:date="2017-11-08T16:35:00Z">
        <w:r w:rsidR="005E55A2">
          <w:rPr>
            <w:rFonts w:ascii="標楷體" w:eastAsia="標楷體" w:hAnsi="標楷體" w:cs="標楷體" w:hint="eastAsia"/>
            <w:sz w:val="20"/>
            <w:szCs w:val="20"/>
            <w:vertAlign w:val="subscript"/>
          </w:rPr>
          <w:t>tr</w:t>
        </w:r>
      </w:ins>
      <w:proofErr w:type="spellEnd"/>
      <w:r w:rsidR="00EE2242"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=0.3 MeV，</w:t>
      </w:r>
      <w:proofErr w:type="spellStart"/>
      <w:r w:rsidR="00EE2242" w:rsidRPr="00D34731">
        <w:rPr>
          <w:rFonts w:ascii="標楷體" w:eastAsia="標楷體" w:hAnsi="標楷體" w:cs="標楷體" w:hint="eastAsia"/>
          <w:sz w:val="20"/>
          <w:szCs w:val="20"/>
        </w:rPr>
        <w:t>E</w:t>
      </w:r>
      <w:r w:rsidR="00EE2242" w:rsidRPr="00D34731">
        <w:rPr>
          <w:rFonts w:ascii="標楷體" w:eastAsia="標楷體" w:hAnsi="標楷體" w:cs="標楷體" w:hint="eastAsia"/>
          <w:sz w:val="20"/>
          <w:szCs w:val="20"/>
          <w:vertAlign w:val="subscript"/>
        </w:rPr>
        <w:t>ab</w:t>
      </w:r>
      <w:proofErr w:type="spellEnd"/>
      <w:r w:rsidR="00EE2242"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=0.2MeV</w:t>
      </w:r>
    </w:p>
    <w:p w:rsidR="00A8644B" w:rsidRPr="00D34731" w:rsidRDefault="00A8644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70.(B)若某</w:t>
      </w:r>
      <w:proofErr w:type="gramStart"/>
      <w:r w:rsidRPr="00D34731">
        <w:rPr>
          <w:rFonts w:ascii="標楷體" w:eastAsia="標楷體" w:hAnsi="標楷體" w:hint="eastAsia"/>
          <w:sz w:val="20"/>
          <w:szCs w:val="20"/>
        </w:rPr>
        <w:t>ㄧ</w:t>
      </w:r>
      <w:proofErr w:type="gramEnd"/>
      <w:r w:rsidRPr="00D34731">
        <w:rPr>
          <w:rFonts w:ascii="標楷體" w:eastAsia="標楷體" w:hAnsi="標楷體" w:hint="eastAsia"/>
          <w:sz w:val="20"/>
          <w:szCs w:val="20"/>
        </w:rPr>
        <w:t>質子的動能為250 MeV，則其運動速率約等於光速的多少</w:t>
      </w:r>
      <w:proofErr w:type="gramStart"/>
      <w:r w:rsidRPr="00D34731">
        <w:rPr>
          <w:rFonts w:ascii="標楷體" w:eastAsia="標楷體" w:hAnsi="標楷體" w:hint="eastAsia"/>
          <w:sz w:val="20"/>
          <w:szCs w:val="20"/>
        </w:rPr>
        <w:t>倍</w:t>
      </w:r>
      <w:proofErr w:type="gramEnd"/>
      <w:r w:rsidRPr="00D34731">
        <w:rPr>
          <w:rFonts w:ascii="標楷體" w:eastAsia="標楷體" w:hAnsi="標楷體" w:hint="eastAsia"/>
          <w:sz w:val="20"/>
          <w:szCs w:val="20"/>
        </w:rPr>
        <w:t>？</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質子的靜止質量為1.67x</w:t>
      </w:r>
      <w:r w:rsidR="00F402C1" w:rsidRPr="00D34731">
        <w:rPr>
          <w:rFonts w:ascii="標楷體" w:eastAsia="標楷體" w:hAnsi="標楷體" w:hint="eastAsia"/>
          <w:sz w:val="20"/>
          <w:szCs w:val="20"/>
        </w:rPr>
        <w:t>10</w:t>
      </w:r>
      <w:r w:rsidR="00F402C1" w:rsidRPr="00D34731">
        <w:rPr>
          <w:rFonts w:ascii="標楷體" w:eastAsia="標楷體" w:hAnsi="標楷體" w:cs="標楷體" w:hint="eastAsia"/>
          <w:sz w:val="20"/>
          <w:szCs w:val="20"/>
          <w:vertAlign w:val="superscript"/>
        </w:rPr>
        <w:t>-27</w:t>
      </w:r>
      <w:r w:rsidRPr="00D34731">
        <w:rPr>
          <w:rFonts w:ascii="標楷體" w:eastAsia="標楷體" w:hAnsi="標楷體" w:hint="eastAsia"/>
          <w:sz w:val="20"/>
          <w:szCs w:val="20"/>
        </w:rPr>
        <w:t>/kg )</w:t>
      </w:r>
    </w:p>
    <w:p w:rsidR="00A8644B" w:rsidRPr="00D34731" w:rsidRDefault="00A8644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A)0.54</w:t>
      </w:r>
      <w:proofErr w:type="gramEnd"/>
    </w:p>
    <w:p w:rsidR="00A8644B" w:rsidRPr="00D34731" w:rsidRDefault="00A8644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B)0.62</w:t>
      </w:r>
      <w:proofErr w:type="gramEnd"/>
    </w:p>
    <w:p w:rsidR="00A8644B" w:rsidRPr="00D34731" w:rsidRDefault="00A8644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C)0.78</w:t>
      </w:r>
      <w:proofErr w:type="gramEnd"/>
    </w:p>
    <w:p w:rsidR="00A8644B" w:rsidRPr="00D34731" w:rsidRDefault="00A8644B"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D)0.99</w:t>
      </w:r>
      <w:proofErr w:type="gramEnd"/>
    </w:p>
    <w:p w:rsidR="00A8644B" w:rsidRPr="00D34731" w:rsidRDefault="00A8644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71.(A)執行全身放射治療</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 xml:space="preserve">total body </w:t>
      </w:r>
      <w:proofErr w:type="spellStart"/>
      <w:r w:rsidRPr="00D34731">
        <w:rPr>
          <w:rFonts w:ascii="標楷體" w:eastAsia="標楷體" w:hAnsi="標楷體" w:hint="eastAsia"/>
          <w:sz w:val="20"/>
          <w:szCs w:val="20"/>
        </w:rPr>
        <w:t>irradiation,TBI</w:t>
      </w:r>
      <w:proofErr w:type="spellEnd"/>
      <w:r w:rsidRPr="00D34731">
        <w:rPr>
          <w:rFonts w:ascii="標楷體" w:eastAsia="標楷體" w:hAnsi="標楷體" w:hint="eastAsia"/>
          <w:sz w:val="20"/>
          <w:szCs w:val="20"/>
        </w:rPr>
        <w:t>)時，通常在病人前方會擺設</w:t>
      </w:r>
      <w:proofErr w:type="gramStart"/>
      <w:r w:rsidRPr="00D34731">
        <w:rPr>
          <w:rFonts w:ascii="標楷體" w:eastAsia="標楷體" w:hAnsi="標楷體" w:hint="eastAsia"/>
          <w:sz w:val="20"/>
          <w:szCs w:val="20"/>
        </w:rPr>
        <w:t>一</w:t>
      </w:r>
      <w:proofErr w:type="gramEnd"/>
      <w:r w:rsidRPr="00D34731">
        <w:rPr>
          <w:rFonts w:ascii="標楷體" w:eastAsia="標楷體" w:hAnsi="標楷體" w:hint="eastAsia"/>
          <w:sz w:val="20"/>
          <w:szCs w:val="20"/>
        </w:rPr>
        <w:t>塑膠屏</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plastic screen beam spoiler)，此塑膠屏之主要目的為何？</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A)增加病人皮膚劑量</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to increase the patient skin dose)</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B)減少</w:t>
      </w:r>
      <w:proofErr w:type="gramStart"/>
      <w:r w:rsidRPr="00D34731">
        <w:rPr>
          <w:rFonts w:ascii="標楷體" w:eastAsia="標楷體" w:hAnsi="標楷體" w:hint="eastAsia"/>
          <w:sz w:val="20"/>
          <w:szCs w:val="20"/>
        </w:rPr>
        <w:t>光子射束能量（</w:t>
      </w:r>
      <w:proofErr w:type="gramEnd"/>
      <w:r w:rsidRPr="00D34731">
        <w:rPr>
          <w:rFonts w:ascii="標楷體" w:eastAsia="標楷體" w:hAnsi="標楷體" w:hint="eastAsia"/>
          <w:sz w:val="20"/>
          <w:szCs w:val="20"/>
        </w:rPr>
        <w:t>to decrease the photon beam energy)</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C)減少</w:t>
      </w:r>
      <w:proofErr w:type="gramStart"/>
      <w:r w:rsidRPr="00D34731">
        <w:rPr>
          <w:rFonts w:ascii="標楷體" w:eastAsia="標楷體" w:hAnsi="標楷體" w:hint="eastAsia"/>
          <w:sz w:val="20"/>
          <w:szCs w:val="20"/>
        </w:rPr>
        <w:t>光子射束劑量</w:t>
      </w:r>
      <w:proofErr w:type="gramEnd"/>
      <w:r w:rsidRPr="00D34731">
        <w:rPr>
          <w:rFonts w:ascii="標楷體" w:eastAsia="標楷體" w:hAnsi="標楷體" w:hint="eastAsia"/>
          <w:sz w:val="20"/>
          <w:szCs w:val="20"/>
        </w:rPr>
        <w:t>率</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to decrease the photon beam dose rate)</w:t>
      </w:r>
    </w:p>
    <w:p w:rsidR="00A8644B" w:rsidRPr="00D34731" w:rsidRDefault="00A8644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D)保護肺臟</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to protect the lungs)</w:t>
      </w:r>
    </w:p>
    <w:p w:rsidR="005258AA" w:rsidRPr="00D34731" w:rsidRDefault="005258AA" w:rsidP="00D34731">
      <w:pPr>
        <w:spacing w:line="276" w:lineRule="auto"/>
        <w:ind w:left="590" w:hangingChars="295" w:hanging="590"/>
        <w:rPr>
          <w:rFonts w:ascii="標楷體" w:eastAsia="標楷體" w:hAnsi="標楷體"/>
          <w:sz w:val="20"/>
          <w:szCs w:val="20"/>
        </w:rPr>
      </w:pPr>
      <w:r w:rsidRPr="00D34731">
        <w:rPr>
          <w:rFonts w:ascii="標楷體" w:eastAsia="標楷體" w:hAnsi="標楷體" w:hint="eastAsia"/>
          <w:sz w:val="20"/>
          <w:szCs w:val="20"/>
          <w:highlight w:val="yellow"/>
        </w:rPr>
        <w:t>72.</w:t>
      </w:r>
      <w:r w:rsidRPr="00D34731">
        <w:rPr>
          <w:rFonts w:ascii="標楷體" w:eastAsia="標楷體" w:hAnsi="標楷體" w:hint="eastAsia"/>
          <w:sz w:val="20"/>
          <w:szCs w:val="20"/>
        </w:rPr>
        <w:t>(A)某病人使用前、後、左、右四</w:t>
      </w:r>
      <w:proofErr w:type="gramStart"/>
      <w:r w:rsidRPr="00D34731">
        <w:rPr>
          <w:rFonts w:ascii="標楷體" w:eastAsia="標楷體" w:hAnsi="標楷體" w:hint="eastAsia"/>
          <w:sz w:val="20"/>
          <w:szCs w:val="20"/>
        </w:rPr>
        <w:t>光子射束</w:t>
      </w:r>
      <w:proofErr w:type="gramEnd"/>
      <w:r w:rsidRPr="00D34731">
        <w:rPr>
          <w:rFonts w:ascii="標楷體" w:eastAsia="標楷體" w:hAnsi="標楷體" w:hint="eastAsia"/>
          <w:sz w:val="20"/>
          <w:szCs w:val="20"/>
        </w:rPr>
        <w:t xml:space="preserve">SAD對照方式治療(4-fled </w:t>
      </w:r>
      <w:proofErr w:type="spellStart"/>
      <w:r w:rsidRPr="00D34731">
        <w:rPr>
          <w:rFonts w:ascii="標楷體" w:eastAsia="標楷體" w:hAnsi="標楷體" w:hint="eastAsia"/>
          <w:sz w:val="20"/>
          <w:szCs w:val="20"/>
        </w:rPr>
        <w:t>icctmique,SAD</w:t>
      </w:r>
      <w:proofErr w:type="spellEnd"/>
      <w:r w:rsidRPr="00D34731">
        <w:rPr>
          <w:rFonts w:ascii="標楷體" w:eastAsia="標楷體" w:hAnsi="標楷體" w:hint="eastAsia"/>
          <w:sz w:val="20"/>
          <w:szCs w:val="20"/>
        </w:rPr>
        <w:t xml:space="preserve"> setup)，已知此病人前後厚度(AP separation)為30cn，左右寬度(LR separation)為40cm；至此四</w:t>
      </w:r>
      <w:proofErr w:type="gramStart"/>
      <w:r w:rsidRPr="00D34731">
        <w:rPr>
          <w:rFonts w:ascii="標楷體" w:eastAsia="標楷體" w:hAnsi="標楷體" w:hint="eastAsia"/>
          <w:sz w:val="20"/>
          <w:szCs w:val="20"/>
        </w:rPr>
        <w:t>光子射束在</w:t>
      </w:r>
      <w:proofErr w:type="gramEnd"/>
      <w:r w:rsidRPr="00D34731">
        <w:rPr>
          <w:rFonts w:ascii="標楷體" w:eastAsia="標楷體" w:hAnsi="標楷體" w:hint="eastAsia"/>
          <w:sz w:val="20"/>
          <w:szCs w:val="20"/>
        </w:rPr>
        <w:t>空氣中等中心點(</w:t>
      </w:r>
      <w:proofErr w:type="spellStart"/>
      <w:r w:rsidR="00E44060" w:rsidRPr="00D34731">
        <w:rPr>
          <w:rFonts w:ascii="標楷體" w:eastAsia="標楷體" w:hAnsi="標楷體" w:hint="eastAsia"/>
          <w:sz w:val="20"/>
          <w:szCs w:val="20"/>
          <w:highlight w:val="yellow"/>
        </w:rPr>
        <w:t>isocente</w:t>
      </w:r>
      <w:ins w:id="137" w:author="user" w:date="2017-11-08T16:35:00Z">
        <w:r w:rsidR="005E55A2">
          <w:rPr>
            <w:rFonts w:ascii="標楷體" w:eastAsia="標楷體" w:hAnsi="標楷體" w:hint="eastAsia"/>
            <w:sz w:val="20"/>
            <w:szCs w:val="20"/>
          </w:rPr>
          <w:t>r</w:t>
        </w:r>
      </w:ins>
      <w:proofErr w:type="spellEnd"/>
      <w:r w:rsidRPr="00D34731">
        <w:rPr>
          <w:rFonts w:ascii="標楷體" w:eastAsia="標楷體" w:hAnsi="標楷體" w:hint="eastAsia"/>
          <w:sz w:val="20"/>
          <w:szCs w:val="20"/>
        </w:rPr>
        <w:t>)之劑量為1.02cGy/MU，根據下表中之數據，若欲在病人等中心點</w:t>
      </w:r>
      <w:proofErr w:type="gramStart"/>
      <w:r w:rsidRPr="00D34731">
        <w:rPr>
          <w:rFonts w:ascii="標楷體" w:eastAsia="標楷體" w:hAnsi="標楷體" w:hint="eastAsia"/>
          <w:sz w:val="20"/>
          <w:szCs w:val="20"/>
        </w:rPr>
        <w:t>每射野各</w:t>
      </w:r>
      <w:proofErr w:type="gramEnd"/>
      <w:r w:rsidRPr="00D34731">
        <w:rPr>
          <w:rFonts w:ascii="標楷體" w:eastAsia="標楷體" w:hAnsi="標楷體" w:hint="eastAsia"/>
          <w:sz w:val="20"/>
          <w:szCs w:val="20"/>
        </w:rPr>
        <w:t>給予50Gy劑量，所需之總MU為何?</w:t>
      </w:r>
    </w:p>
    <w:tbl>
      <w:tblPr>
        <w:tblStyle w:val="a8"/>
        <w:tblW w:w="0" w:type="auto"/>
        <w:tblInd w:w="898" w:type="dxa"/>
        <w:tblLook w:val="04A0" w:firstRow="1" w:lastRow="0" w:firstColumn="1" w:lastColumn="0" w:noHBand="0" w:noVBand="1"/>
      </w:tblPr>
      <w:tblGrid>
        <w:gridCol w:w="1305"/>
        <w:gridCol w:w="1305"/>
        <w:gridCol w:w="1305"/>
        <w:gridCol w:w="1306"/>
        <w:gridCol w:w="1306"/>
      </w:tblGrid>
      <w:tr w:rsidR="005258AA" w:rsidRPr="00D34731" w:rsidTr="005F5D50">
        <w:trPr>
          <w:trHeight w:val="358"/>
        </w:trPr>
        <w:tc>
          <w:tcPr>
            <w:tcW w:w="1305" w:type="dxa"/>
          </w:tcPr>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depth</w:t>
            </w:r>
          </w:p>
        </w:tc>
        <w:tc>
          <w:tcPr>
            <w:tcW w:w="1305" w:type="dxa"/>
          </w:tcPr>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5cm</w:t>
            </w:r>
          </w:p>
        </w:tc>
        <w:tc>
          <w:tcPr>
            <w:tcW w:w="1305" w:type="dxa"/>
          </w:tcPr>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10cm</w:t>
            </w:r>
          </w:p>
        </w:tc>
        <w:tc>
          <w:tcPr>
            <w:tcW w:w="1306" w:type="dxa"/>
          </w:tcPr>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15cm</w:t>
            </w:r>
          </w:p>
        </w:tc>
        <w:tc>
          <w:tcPr>
            <w:tcW w:w="1306" w:type="dxa"/>
          </w:tcPr>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20cm</w:t>
            </w:r>
          </w:p>
        </w:tc>
      </w:tr>
      <w:tr w:rsidR="005258AA" w:rsidRPr="00D34731" w:rsidTr="005F5D50">
        <w:trPr>
          <w:trHeight w:val="358"/>
        </w:trPr>
        <w:tc>
          <w:tcPr>
            <w:tcW w:w="1305" w:type="dxa"/>
          </w:tcPr>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TAR</w:t>
            </w:r>
          </w:p>
        </w:tc>
        <w:tc>
          <w:tcPr>
            <w:tcW w:w="1305" w:type="dxa"/>
          </w:tcPr>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0.90</w:t>
            </w:r>
          </w:p>
        </w:tc>
        <w:tc>
          <w:tcPr>
            <w:tcW w:w="1305" w:type="dxa"/>
          </w:tcPr>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0.71</w:t>
            </w:r>
          </w:p>
        </w:tc>
        <w:tc>
          <w:tcPr>
            <w:tcW w:w="1306" w:type="dxa"/>
          </w:tcPr>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0.56</w:t>
            </w:r>
          </w:p>
        </w:tc>
        <w:tc>
          <w:tcPr>
            <w:tcW w:w="1306" w:type="dxa"/>
          </w:tcPr>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0.44</w:t>
            </w:r>
          </w:p>
        </w:tc>
      </w:tr>
    </w:tbl>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lastRenderedPageBreak/>
        <w:t>A)398</w:t>
      </w:r>
      <w:proofErr w:type="gramEnd"/>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B)350</w:t>
      </w:r>
      <w:proofErr w:type="gramEnd"/>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C)309</w:t>
      </w:r>
      <w:proofErr w:type="gramEnd"/>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D)282</w:t>
      </w:r>
      <w:proofErr w:type="gramEnd"/>
    </w:p>
    <w:p w:rsidR="005258AA" w:rsidRPr="00D34731" w:rsidRDefault="005258AA" w:rsidP="00D34731">
      <w:pPr>
        <w:spacing w:line="276" w:lineRule="auto"/>
        <w:ind w:leftChars="-58" w:left="569" w:hangingChars="354" w:hanging="708"/>
        <w:rPr>
          <w:rFonts w:ascii="標楷體" w:eastAsia="標楷體" w:hAnsi="標楷體"/>
          <w:sz w:val="20"/>
          <w:szCs w:val="20"/>
        </w:rPr>
      </w:pPr>
      <w:r w:rsidRPr="00D34731">
        <w:rPr>
          <w:rFonts w:ascii="標楷體" w:eastAsia="標楷體" w:hAnsi="標楷體" w:hint="eastAsia"/>
          <w:sz w:val="20"/>
          <w:szCs w:val="20"/>
          <w:highlight w:val="yellow"/>
        </w:rPr>
        <w:t>73.</w:t>
      </w:r>
      <w:r w:rsidRPr="00D34731">
        <w:rPr>
          <w:rFonts w:ascii="標楷體" w:eastAsia="標楷體" w:hAnsi="標楷體" w:hint="eastAsia"/>
          <w:sz w:val="20"/>
          <w:szCs w:val="20"/>
        </w:rPr>
        <w:t>(C)在治療下頸部(lower neck)時，</w:t>
      </w:r>
      <w:proofErr w:type="gramStart"/>
      <w:r w:rsidRPr="00D34731">
        <w:rPr>
          <w:rFonts w:ascii="標楷體" w:eastAsia="標楷體" w:hAnsi="標楷體" w:hint="eastAsia"/>
          <w:sz w:val="20"/>
          <w:szCs w:val="20"/>
        </w:rPr>
        <w:t>前方射野</w:t>
      </w:r>
      <w:proofErr w:type="gramEnd"/>
      <w:r w:rsidRPr="00D34731">
        <w:rPr>
          <w:rFonts w:ascii="標楷體" w:eastAsia="標楷體" w:hAnsi="標楷體" w:hint="eastAsia"/>
          <w:sz w:val="20"/>
          <w:szCs w:val="20"/>
          <w:highlight w:val="yellow"/>
        </w:rPr>
        <w:t>(</w:t>
      </w:r>
      <w:r w:rsidR="002518B8" w:rsidRPr="00D34731">
        <w:rPr>
          <w:rFonts w:ascii="標楷體" w:eastAsia="標楷體" w:hAnsi="標楷體" w:hint="eastAsia"/>
          <w:sz w:val="20"/>
          <w:szCs w:val="20"/>
          <w:highlight w:val="yellow"/>
        </w:rPr>
        <w:t xml:space="preserve">anterior </w:t>
      </w:r>
      <w:proofErr w:type="spellStart"/>
      <w:r w:rsidR="002518B8" w:rsidRPr="00D34731">
        <w:rPr>
          <w:rFonts w:ascii="標楷體" w:eastAsia="標楷體" w:hAnsi="標楷體" w:hint="eastAsia"/>
          <w:sz w:val="20"/>
          <w:szCs w:val="20"/>
          <w:highlight w:val="yellow"/>
        </w:rPr>
        <w:t>f</w:t>
      </w:r>
      <w:r w:rsidRPr="00D34731">
        <w:rPr>
          <w:rFonts w:ascii="標楷體" w:eastAsia="標楷體" w:hAnsi="標楷體" w:hint="eastAsia"/>
          <w:sz w:val="20"/>
          <w:szCs w:val="20"/>
          <w:highlight w:val="yellow"/>
        </w:rPr>
        <w:t>l</w:t>
      </w:r>
      <w:r w:rsidR="002518B8" w:rsidRPr="00D34731">
        <w:rPr>
          <w:rFonts w:ascii="標楷體" w:eastAsia="標楷體" w:hAnsi="標楷體" w:hint="eastAsia"/>
          <w:sz w:val="20"/>
          <w:szCs w:val="20"/>
          <w:highlight w:val="yellow"/>
        </w:rPr>
        <w:t>el</w:t>
      </w:r>
      <w:r w:rsidRPr="00D34731">
        <w:rPr>
          <w:rFonts w:ascii="標楷體" w:eastAsia="標楷體" w:hAnsi="標楷體" w:hint="eastAsia"/>
          <w:sz w:val="20"/>
          <w:szCs w:val="20"/>
          <w:highlight w:val="yellow"/>
        </w:rPr>
        <w:t>d</w:t>
      </w:r>
      <w:proofErr w:type="spellEnd"/>
      <w:r w:rsidRPr="00D34731">
        <w:rPr>
          <w:rFonts w:ascii="標楷體" w:eastAsia="標楷體" w:hAnsi="標楷體" w:hint="eastAsia"/>
          <w:sz w:val="20"/>
          <w:szCs w:val="20"/>
        </w:rPr>
        <w:t>)中可擺至一小</w:t>
      </w:r>
      <w:proofErr w:type="gramStart"/>
      <w:r w:rsidRPr="00D34731">
        <w:rPr>
          <w:rFonts w:ascii="標楷體" w:eastAsia="標楷體" w:hAnsi="標楷體" w:hint="eastAsia"/>
          <w:sz w:val="20"/>
          <w:szCs w:val="20"/>
        </w:rPr>
        <w:t>鉛擋塊</w:t>
      </w:r>
      <w:proofErr w:type="gramEnd"/>
      <w:r w:rsidRPr="00D34731">
        <w:rPr>
          <w:rFonts w:ascii="標楷體" w:eastAsia="標楷體" w:hAnsi="標楷體" w:hint="eastAsia"/>
          <w:sz w:val="20"/>
          <w:szCs w:val="20"/>
        </w:rPr>
        <w:t>(lead block)用以保護脊椎神經(</w:t>
      </w:r>
      <w:r w:rsidRPr="00D34731">
        <w:rPr>
          <w:rFonts w:ascii="標楷體" w:eastAsia="標楷體" w:hAnsi="標楷體"/>
          <w:sz w:val="20"/>
          <w:szCs w:val="20"/>
        </w:rPr>
        <w:t>spinal</w:t>
      </w:r>
      <w:r w:rsidRPr="00D34731">
        <w:rPr>
          <w:rFonts w:ascii="標楷體" w:eastAsia="標楷體" w:hAnsi="標楷體" w:hint="eastAsia"/>
          <w:sz w:val="20"/>
          <w:szCs w:val="20"/>
        </w:rPr>
        <w:t xml:space="preserve"> cord)，</w:t>
      </w:r>
      <w:proofErr w:type="gramStart"/>
      <w:r w:rsidRPr="00D34731">
        <w:rPr>
          <w:rFonts w:ascii="標楷體" w:eastAsia="標楷體" w:hAnsi="標楷體" w:hint="eastAsia"/>
          <w:sz w:val="20"/>
          <w:szCs w:val="20"/>
        </w:rPr>
        <w:t>若鉛擋塊</w:t>
      </w:r>
      <w:proofErr w:type="gramEnd"/>
      <w:r w:rsidRPr="00D34731">
        <w:rPr>
          <w:rFonts w:ascii="標楷體" w:eastAsia="標楷體" w:hAnsi="標楷體" w:hint="eastAsia"/>
          <w:sz w:val="20"/>
          <w:szCs w:val="20"/>
        </w:rPr>
        <w:t>之穿透率(</w:t>
      </w:r>
      <w:proofErr w:type="spellStart"/>
      <w:r w:rsidRPr="00D34731">
        <w:rPr>
          <w:rFonts w:ascii="標楷體" w:eastAsia="標楷體" w:hAnsi="標楷體" w:hint="eastAsia"/>
          <w:sz w:val="20"/>
          <w:szCs w:val="20"/>
        </w:rPr>
        <w:t>transenission</w:t>
      </w:r>
      <w:proofErr w:type="spellEnd"/>
      <w:r w:rsidRPr="00D34731">
        <w:rPr>
          <w:rFonts w:ascii="標楷體" w:eastAsia="標楷體" w:hAnsi="標楷體" w:hint="eastAsia"/>
          <w:sz w:val="20"/>
          <w:szCs w:val="20"/>
        </w:rPr>
        <w:t xml:space="preserve"> factor)為5%，則脊椎神經所接受之劑量約為原開放射野</w:t>
      </w:r>
      <w:r w:rsidRPr="00D34731">
        <w:rPr>
          <w:rFonts w:ascii="標楷體" w:eastAsia="標楷體" w:hAnsi="標楷體" w:hint="eastAsia"/>
          <w:sz w:val="20"/>
          <w:szCs w:val="20"/>
          <w:highlight w:val="yellow"/>
        </w:rPr>
        <w:t>(</w:t>
      </w:r>
      <w:r w:rsidR="002518B8" w:rsidRPr="00D34731">
        <w:rPr>
          <w:rFonts w:ascii="標楷體" w:eastAsia="標楷體" w:hAnsi="標楷體" w:hint="eastAsia"/>
          <w:sz w:val="20"/>
          <w:szCs w:val="20"/>
          <w:highlight w:val="yellow"/>
        </w:rPr>
        <w:t>anterior open</w:t>
      </w:r>
      <w:ins w:id="138" w:author="user" w:date="2017-11-08T16:36:00Z">
        <w:r w:rsidR="005E55A2">
          <w:rPr>
            <w:rFonts w:ascii="標楷體" w:eastAsia="標楷體" w:hAnsi="標楷體" w:hint="eastAsia"/>
            <w:sz w:val="20"/>
            <w:szCs w:val="20"/>
          </w:rPr>
          <w:t xml:space="preserve"> field</w:t>
        </w:r>
      </w:ins>
      <w:r w:rsidRPr="00D34731">
        <w:rPr>
          <w:rFonts w:ascii="標楷體" w:eastAsia="標楷體" w:hAnsi="標楷體" w:hint="eastAsia"/>
          <w:sz w:val="20"/>
          <w:szCs w:val="20"/>
        </w:rPr>
        <w:t>)劑量之多少?</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A)&lt;</w:t>
      </w:r>
      <w:proofErr w:type="gramEnd"/>
      <w:r w:rsidRPr="00D34731">
        <w:rPr>
          <w:rFonts w:ascii="標楷體" w:eastAsia="標楷體" w:hAnsi="標楷體" w:hint="eastAsia"/>
          <w:sz w:val="20"/>
          <w:szCs w:val="20"/>
        </w:rPr>
        <w:t>5%</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B)=</w:t>
      </w:r>
      <w:proofErr w:type="gramEnd"/>
      <w:r w:rsidRPr="00D34731">
        <w:rPr>
          <w:rFonts w:ascii="標楷體" w:eastAsia="標楷體" w:hAnsi="標楷體" w:hint="eastAsia"/>
          <w:sz w:val="20"/>
          <w:szCs w:val="20"/>
        </w:rPr>
        <w:t xml:space="preserve"> 5%</w:t>
      </w:r>
    </w:p>
    <w:p w:rsidR="005258AA" w:rsidRPr="00D34731" w:rsidRDefault="005258AA"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C) &gt;5%</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D)=</w:t>
      </w:r>
      <w:proofErr w:type="gramEnd"/>
      <w:r w:rsidRPr="00D34731">
        <w:rPr>
          <w:rFonts w:ascii="標楷體" w:eastAsia="標楷體" w:hAnsi="標楷體" w:hint="eastAsia"/>
          <w:sz w:val="20"/>
          <w:szCs w:val="20"/>
        </w:rPr>
        <w:t>100%</w:t>
      </w:r>
    </w:p>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highlight w:val="yellow"/>
        </w:rPr>
        <w:t>74</w:t>
      </w:r>
      <w:r w:rsidRPr="00D34731">
        <w:rPr>
          <w:rFonts w:ascii="標楷體" w:eastAsia="標楷體" w:hAnsi="標楷體" w:hint="eastAsia"/>
          <w:sz w:val="20"/>
          <w:szCs w:val="20"/>
        </w:rPr>
        <w:t>.(D)有關補償器(compensator)之描述，下列何者錯誤?</w:t>
      </w:r>
    </w:p>
    <w:p w:rsidR="005258AA" w:rsidRPr="00D34731" w:rsidRDefault="005258AA" w:rsidP="00D34731">
      <w:pPr>
        <w:spacing w:line="276" w:lineRule="auto"/>
        <w:ind w:leftChars="295" w:left="824" w:hangingChars="58" w:hanging="116"/>
        <w:rPr>
          <w:rFonts w:ascii="標楷體" w:eastAsia="標楷體" w:hAnsi="標楷體"/>
          <w:sz w:val="20"/>
          <w:szCs w:val="20"/>
        </w:rPr>
      </w:pPr>
      <w:r w:rsidRPr="00D34731">
        <w:rPr>
          <w:rFonts w:ascii="標楷體" w:eastAsia="標楷體" w:hAnsi="標楷體" w:hint="eastAsia"/>
          <w:sz w:val="20"/>
          <w:szCs w:val="20"/>
        </w:rPr>
        <w:t>A)補償器通常不直接擺放在皮膚上，而皮膚表面有一段距離</w:t>
      </w:r>
    </w:p>
    <w:p w:rsidR="005258AA" w:rsidRPr="00D34731" w:rsidRDefault="005258AA" w:rsidP="00D34731">
      <w:pPr>
        <w:spacing w:line="276" w:lineRule="auto"/>
        <w:ind w:leftChars="295" w:left="824" w:hangingChars="58" w:hanging="116"/>
        <w:rPr>
          <w:rFonts w:ascii="標楷體" w:eastAsia="標楷體" w:hAnsi="標楷體"/>
          <w:sz w:val="20"/>
          <w:szCs w:val="20"/>
        </w:rPr>
      </w:pPr>
      <w:r w:rsidRPr="00D34731">
        <w:rPr>
          <w:rFonts w:ascii="標楷體" w:eastAsia="標楷體" w:hAnsi="標楷體" w:hint="eastAsia"/>
          <w:sz w:val="20"/>
          <w:szCs w:val="20"/>
        </w:rPr>
        <w:t>B)</w:t>
      </w:r>
      <w:proofErr w:type="gramStart"/>
      <w:r w:rsidRPr="00D34731">
        <w:rPr>
          <w:rFonts w:ascii="標楷體" w:eastAsia="標楷體" w:hAnsi="標楷體" w:hint="eastAsia"/>
          <w:sz w:val="20"/>
          <w:szCs w:val="20"/>
        </w:rPr>
        <w:t>補償器係有</w:t>
      </w:r>
      <w:proofErr w:type="gramEnd"/>
      <w:r w:rsidRPr="00D34731">
        <w:rPr>
          <w:rFonts w:ascii="標楷體" w:eastAsia="標楷體" w:hAnsi="標楷體" w:hint="eastAsia"/>
          <w:sz w:val="20"/>
          <w:szCs w:val="20"/>
        </w:rPr>
        <w:t>皮膚保護(skin sparing)</w:t>
      </w:r>
    </w:p>
    <w:p w:rsidR="005258AA" w:rsidRPr="00D34731" w:rsidRDefault="005258AA" w:rsidP="00D34731">
      <w:pPr>
        <w:spacing w:line="276" w:lineRule="auto"/>
        <w:ind w:leftChars="295" w:left="824" w:hangingChars="58" w:hanging="116"/>
        <w:rPr>
          <w:rFonts w:ascii="標楷體" w:eastAsia="標楷體" w:hAnsi="標楷體"/>
          <w:sz w:val="20"/>
          <w:szCs w:val="20"/>
        </w:rPr>
      </w:pPr>
      <w:r w:rsidRPr="00D34731">
        <w:rPr>
          <w:rFonts w:ascii="標楷體" w:eastAsia="標楷體" w:hAnsi="標楷體" w:hint="eastAsia"/>
          <w:sz w:val="20"/>
          <w:szCs w:val="20"/>
        </w:rPr>
        <w:t>C)補償器</w:t>
      </w:r>
      <w:proofErr w:type="gramStart"/>
      <w:r w:rsidRPr="00D34731">
        <w:rPr>
          <w:rFonts w:ascii="標楷體" w:eastAsia="標楷體" w:hAnsi="標楷體" w:hint="eastAsia"/>
          <w:sz w:val="20"/>
          <w:szCs w:val="20"/>
        </w:rPr>
        <w:t>可由銅</w:t>
      </w:r>
      <w:proofErr w:type="gramEnd"/>
      <w:r w:rsidRPr="00D34731">
        <w:rPr>
          <w:rFonts w:ascii="標楷體" w:eastAsia="標楷體" w:hAnsi="標楷體" w:hint="eastAsia"/>
          <w:sz w:val="20"/>
          <w:szCs w:val="20"/>
        </w:rPr>
        <w:t>、鋁</w:t>
      </w:r>
      <w:proofErr w:type="gramStart"/>
      <w:r w:rsidRPr="00D34731">
        <w:rPr>
          <w:rFonts w:ascii="標楷體" w:eastAsia="標楷體" w:hAnsi="標楷體" w:hint="eastAsia"/>
          <w:sz w:val="20"/>
          <w:szCs w:val="20"/>
        </w:rPr>
        <w:t>或等效組織</w:t>
      </w:r>
      <w:proofErr w:type="gramEnd"/>
      <w:r w:rsidRPr="00D34731">
        <w:rPr>
          <w:rFonts w:ascii="標楷體" w:eastAsia="標楷體" w:hAnsi="標楷體" w:hint="eastAsia"/>
          <w:sz w:val="20"/>
          <w:szCs w:val="20"/>
        </w:rPr>
        <w:t>(tissue)等材質所製成</w:t>
      </w:r>
    </w:p>
    <w:p w:rsidR="005258AA" w:rsidRPr="00D34731" w:rsidRDefault="005258AA" w:rsidP="00D34731">
      <w:pPr>
        <w:spacing w:line="276" w:lineRule="auto"/>
        <w:ind w:leftChars="295" w:left="944" w:hangingChars="118" w:hanging="236"/>
        <w:rPr>
          <w:rFonts w:ascii="標楷體" w:eastAsia="標楷體" w:hAnsi="標楷體"/>
          <w:sz w:val="20"/>
          <w:szCs w:val="20"/>
        </w:rPr>
      </w:pPr>
      <w:r w:rsidRPr="00D34731">
        <w:rPr>
          <w:rFonts w:ascii="標楷體" w:eastAsia="標楷體" w:hAnsi="標楷體" w:hint="eastAsia"/>
          <w:sz w:val="20"/>
          <w:szCs w:val="20"/>
        </w:rPr>
        <w:t xml:space="preserve">D)若欲彌補1cm之組織缺損(missing tissue or tissue </w:t>
      </w:r>
      <w:proofErr w:type="spellStart"/>
      <w:r w:rsidRPr="00D34731">
        <w:rPr>
          <w:rFonts w:ascii="標楷體" w:eastAsia="標楷體" w:hAnsi="標楷體" w:hint="eastAsia"/>
          <w:sz w:val="20"/>
          <w:szCs w:val="20"/>
        </w:rPr>
        <w:t>deflcin</w:t>
      </w:r>
      <w:proofErr w:type="spellEnd"/>
      <w:r w:rsidRPr="00D34731">
        <w:rPr>
          <w:rFonts w:ascii="標楷體" w:eastAsia="標楷體" w:hAnsi="標楷體" w:hint="eastAsia"/>
          <w:sz w:val="20"/>
          <w:szCs w:val="20"/>
        </w:rPr>
        <w:t>)補償器</w:t>
      </w:r>
      <w:proofErr w:type="gramStart"/>
      <w:r w:rsidRPr="00D34731">
        <w:rPr>
          <w:rFonts w:ascii="標楷體" w:eastAsia="標楷體" w:hAnsi="標楷體" w:hint="eastAsia"/>
          <w:sz w:val="20"/>
          <w:szCs w:val="20"/>
        </w:rPr>
        <w:t>之等效厚度</w:t>
      </w:r>
      <w:proofErr w:type="gramEnd"/>
      <w:r w:rsidRPr="00D34731">
        <w:rPr>
          <w:rFonts w:ascii="標楷體" w:eastAsia="標楷體" w:hAnsi="標楷體" w:hint="eastAsia"/>
          <w:sz w:val="20"/>
          <w:szCs w:val="20"/>
          <w:highlight w:val="yellow"/>
        </w:rPr>
        <w:t>(equiva</w:t>
      </w:r>
      <w:ins w:id="139" w:author="user" w:date="2017-11-08T16:36:00Z">
        <w:r w:rsidR="005E55A2">
          <w:rPr>
            <w:rFonts w:ascii="標楷體" w:eastAsia="標楷體" w:hAnsi="標楷體" w:hint="eastAsia"/>
            <w:sz w:val="20"/>
            <w:szCs w:val="20"/>
            <w:highlight w:val="yellow"/>
          </w:rPr>
          <w:t>lent</w:t>
        </w:r>
      </w:ins>
      <w:r w:rsidRPr="00D34731">
        <w:rPr>
          <w:rFonts w:ascii="標楷體" w:eastAsia="標楷體" w:hAnsi="標楷體" w:hint="eastAsia"/>
          <w:sz w:val="20"/>
          <w:szCs w:val="20"/>
          <w:highlight w:val="yellow"/>
        </w:rPr>
        <w:t xml:space="preserve"> thickness</w:t>
      </w:r>
      <w:r w:rsidRPr="00D34731">
        <w:rPr>
          <w:rFonts w:ascii="標楷體" w:eastAsia="標楷體" w:hAnsi="標楷體" w:hint="eastAsia"/>
          <w:sz w:val="20"/>
          <w:szCs w:val="20"/>
        </w:rPr>
        <w:t>)需大於1cm</w:t>
      </w:r>
    </w:p>
    <w:p w:rsidR="005258AA" w:rsidRPr="00D34731" w:rsidRDefault="005258AA" w:rsidP="00D34731">
      <w:pPr>
        <w:spacing w:line="276" w:lineRule="auto"/>
        <w:rPr>
          <w:rFonts w:ascii="標楷體" w:eastAsia="標楷體" w:hAnsi="標楷體"/>
          <w:sz w:val="20"/>
          <w:szCs w:val="20"/>
        </w:rPr>
      </w:pPr>
    </w:p>
    <w:p w:rsidR="005258AA" w:rsidRPr="00D34731" w:rsidRDefault="005258AA" w:rsidP="00D34731">
      <w:pPr>
        <w:spacing w:line="276" w:lineRule="auto"/>
        <w:rPr>
          <w:rFonts w:ascii="標楷體" w:eastAsia="標楷體" w:hAnsi="標楷體"/>
          <w:sz w:val="20"/>
          <w:szCs w:val="20"/>
        </w:rPr>
      </w:pPr>
    </w:p>
    <w:p w:rsidR="005258AA" w:rsidRPr="00D34731" w:rsidRDefault="005258AA" w:rsidP="00D34731">
      <w:pPr>
        <w:spacing w:line="276" w:lineRule="auto"/>
        <w:rPr>
          <w:rFonts w:ascii="標楷體" w:eastAsia="標楷體" w:hAnsi="標楷體"/>
          <w:sz w:val="20"/>
          <w:szCs w:val="20"/>
        </w:rPr>
      </w:pPr>
      <w:r w:rsidRPr="00D34731">
        <w:rPr>
          <w:rFonts w:ascii="標楷體" w:eastAsia="標楷體" w:hAnsi="標楷體" w:hint="eastAsia"/>
          <w:sz w:val="20"/>
          <w:szCs w:val="20"/>
          <w:highlight w:val="yellow"/>
        </w:rPr>
        <w:t>75</w:t>
      </w:r>
      <w:r w:rsidRPr="00D34731">
        <w:rPr>
          <w:rFonts w:ascii="標楷體" w:eastAsia="標楷體" w:hAnsi="標楷體" w:hint="eastAsia"/>
          <w:sz w:val="20"/>
          <w:szCs w:val="20"/>
        </w:rPr>
        <w:t>.(D)下列何者會影響</w:t>
      </w:r>
      <w:proofErr w:type="gramStart"/>
      <w:r w:rsidRPr="00D34731">
        <w:rPr>
          <w:rFonts w:ascii="標楷體" w:eastAsia="標楷體" w:hAnsi="標楷體" w:hint="eastAsia"/>
          <w:sz w:val="20"/>
          <w:szCs w:val="20"/>
        </w:rPr>
        <w:t>幾何率影</w:t>
      </w:r>
      <w:proofErr w:type="gramEnd"/>
      <w:r w:rsidRPr="00D34731">
        <w:rPr>
          <w:rFonts w:ascii="標楷體" w:eastAsia="標楷體" w:hAnsi="標楷體" w:hint="eastAsia"/>
          <w:sz w:val="20"/>
          <w:szCs w:val="20"/>
          <w:highlight w:val="yellow"/>
        </w:rPr>
        <w:t>(</w:t>
      </w:r>
      <w:r w:rsidR="00F00F74" w:rsidRPr="00D34731">
        <w:rPr>
          <w:rFonts w:ascii="標楷體" w:eastAsia="標楷體" w:hAnsi="標楷體" w:hint="eastAsia"/>
          <w:sz w:val="20"/>
          <w:szCs w:val="20"/>
          <w:highlight w:val="yellow"/>
        </w:rPr>
        <w:t>geometric penum</w:t>
      </w:r>
      <w:ins w:id="140" w:author="user" w:date="2017-11-08T16:36:00Z">
        <w:r w:rsidR="005E55A2">
          <w:rPr>
            <w:rFonts w:ascii="標楷體" w:eastAsia="標楷體" w:hAnsi="標楷體" w:hint="eastAsia"/>
            <w:sz w:val="20"/>
            <w:szCs w:val="20"/>
            <w:highlight w:val="yellow"/>
          </w:rPr>
          <w:t>bra</w:t>
        </w:r>
      </w:ins>
      <w:r w:rsidRPr="00D34731">
        <w:rPr>
          <w:rFonts w:ascii="標楷體" w:eastAsia="標楷體" w:hAnsi="標楷體" w:hint="eastAsia"/>
          <w:sz w:val="20"/>
          <w:szCs w:val="20"/>
          <w:highlight w:val="yellow"/>
        </w:rPr>
        <w:t>)</w:t>
      </w:r>
      <w:r w:rsidRPr="00D34731">
        <w:rPr>
          <w:rFonts w:ascii="標楷體" w:eastAsia="標楷體" w:hAnsi="標楷體" w:hint="eastAsia"/>
          <w:sz w:val="20"/>
          <w:szCs w:val="20"/>
        </w:rPr>
        <w:t>?</w:t>
      </w:r>
    </w:p>
    <w:p w:rsidR="005258AA" w:rsidRPr="00D34731" w:rsidRDefault="005258AA" w:rsidP="00D34731">
      <w:pPr>
        <w:spacing w:line="276" w:lineRule="auto"/>
        <w:ind w:leftChars="295" w:left="708"/>
        <w:rPr>
          <w:rFonts w:ascii="標楷體" w:eastAsia="標楷體" w:hAnsi="標楷體"/>
          <w:sz w:val="20"/>
          <w:szCs w:val="20"/>
        </w:rPr>
      </w:pP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1</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proofErr w:type="gramStart"/>
      <w:r w:rsidRPr="00D34731">
        <w:rPr>
          <w:rFonts w:ascii="標楷體" w:eastAsia="標楷體" w:hAnsi="標楷體" w:hint="eastAsia"/>
          <w:sz w:val="20"/>
          <w:szCs w:val="20"/>
        </w:rPr>
        <w:t>照野大小</w:t>
      </w:r>
      <w:proofErr w:type="gramEnd"/>
      <w:r w:rsidRPr="00D34731">
        <w:rPr>
          <w:rFonts w:ascii="標楷體" w:eastAsia="標楷體" w:hAnsi="標楷體" w:hint="eastAsia"/>
          <w:sz w:val="20"/>
          <w:szCs w:val="20"/>
        </w:rPr>
        <w:t>，</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2</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r w:rsidRPr="00D34731">
        <w:rPr>
          <w:rFonts w:ascii="標楷體" w:eastAsia="標楷體" w:hAnsi="標楷體" w:hint="eastAsia"/>
          <w:sz w:val="20"/>
          <w:szCs w:val="20"/>
        </w:rPr>
        <w:t>劑量率高低，</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3</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proofErr w:type="gramStart"/>
      <w:r w:rsidRPr="00D34731">
        <w:rPr>
          <w:rFonts w:ascii="標楷體" w:eastAsia="標楷體" w:hAnsi="標楷體" w:hint="eastAsia"/>
          <w:sz w:val="20"/>
          <w:szCs w:val="20"/>
        </w:rPr>
        <w:t>射束能量</w:t>
      </w:r>
      <w:proofErr w:type="gramEnd"/>
      <w:r w:rsidRPr="00D34731">
        <w:rPr>
          <w:rFonts w:ascii="標楷體" w:eastAsia="標楷體" w:hAnsi="標楷體" w:hint="eastAsia"/>
          <w:sz w:val="20"/>
          <w:szCs w:val="20"/>
        </w:rPr>
        <w:t>大小，</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4</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r w:rsidRPr="00D34731">
        <w:rPr>
          <w:rFonts w:ascii="標楷體" w:eastAsia="標楷體" w:hAnsi="標楷體" w:hint="eastAsia"/>
          <w:sz w:val="20"/>
          <w:szCs w:val="20"/>
          <w:highlight w:val="yellow"/>
        </w:rPr>
        <w:t>gantry</w:t>
      </w:r>
      <w:r w:rsidRPr="00D34731">
        <w:rPr>
          <w:rFonts w:ascii="標楷體" w:eastAsia="標楷體" w:hAnsi="標楷體" w:hint="eastAsia"/>
          <w:sz w:val="20"/>
          <w:szCs w:val="20"/>
        </w:rPr>
        <w:t>角度，</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5</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proofErr w:type="gramStart"/>
      <w:r w:rsidRPr="00D34731">
        <w:rPr>
          <w:rFonts w:ascii="標楷體" w:eastAsia="標楷體" w:hAnsi="標楷體" w:hint="eastAsia"/>
          <w:sz w:val="20"/>
          <w:szCs w:val="20"/>
        </w:rPr>
        <w:t>靶到光閘(</w:t>
      </w:r>
      <w:proofErr w:type="spellStart"/>
      <w:proofErr w:type="gramEnd"/>
      <w:r w:rsidRPr="00D34731">
        <w:rPr>
          <w:rFonts w:ascii="標楷體" w:eastAsia="標楷體" w:hAnsi="標楷體" w:hint="eastAsia"/>
          <w:sz w:val="20"/>
          <w:szCs w:val="20"/>
        </w:rPr>
        <w:t>jawa</w:t>
      </w:r>
      <w:proofErr w:type="spellEnd"/>
      <w:r w:rsidRPr="00D34731">
        <w:rPr>
          <w:rFonts w:ascii="標楷體" w:eastAsia="標楷體" w:hAnsi="標楷體" w:hint="eastAsia"/>
          <w:sz w:val="20"/>
          <w:szCs w:val="20"/>
        </w:rPr>
        <w:t>)下緣的距離</w:t>
      </w:r>
    </w:p>
    <w:p w:rsidR="005258AA" w:rsidRPr="00D34731" w:rsidRDefault="005258AA"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A)僅</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2</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r w:rsidRPr="00D34731">
        <w:rPr>
          <w:rFonts w:ascii="標楷體" w:eastAsia="標楷體" w:hAnsi="標楷體" w:hint="eastAsia"/>
          <w:sz w:val="20"/>
          <w:szCs w:val="20"/>
        </w:rPr>
        <w:t>,</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3</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r w:rsidRPr="00D34731">
        <w:rPr>
          <w:rFonts w:ascii="標楷體" w:eastAsia="標楷體" w:hAnsi="標楷體" w:hint="eastAsia"/>
          <w:sz w:val="20"/>
          <w:szCs w:val="20"/>
        </w:rPr>
        <w:t>,</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5</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p>
    <w:p w:rsidR="005258AA" w:rsidRPr="00D34731" w:rsidRDefault="005258AA"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B)僅</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1</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r w:rsidRPr="00D34731">
        <w:rPr>
          <w:rFonts w:ascii="標楷體" w:eastAsia="標楷體" w:hAnsi="標楷體" w:hint="eastAsia"/>
          <w:sz w:val="20"/>
          <w:szCs w:val="20"/>
        </w:rPr>
        <w:t>,</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3</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r w:rsidRPr="00D34731">
        <w:rPr>
          <w:rFonts w:ascii="標楷體" w:eastAsia="標楷體" w:hAnsi="標楷體" w:hint="eastAsia"/>
          <w:sz w:val="20"/>
          <w:szCs w:val="20"/>
        </w:rPr>
        <w:t>,</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5</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p>
    <w:p w:rsidR="005258AA" w:rsidRPr="00D34731" w:rsidRDefault="005258AA"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C)僅</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1</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r w:rsidRPr="00D34731">
        <w:rPr>
          <w:rFonts w:ascii="標楷體" w:eastAsia="標楷體" w:hAnsi="標楷體" w:hint="eastAsia"/>
          <w:sz w:val="20"/>
          <w:szCs w:val="20"/>
        </w:rPr>
        <w:t>,</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2</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r w:rsidRPr="00D34731">
        <w:rPr>
          <w:rFonts w:ascii="標楷體" w:eastAsia="標楷體" w:hAnsi="標楷體" w:hint="eastAsia"/>
          <w:sz w:val="20"/>
          <w:szCs w:val="20"/>
        </w:rPr>
        <w:t>,</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4</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p>
    <w:p w:rsidR="005258AA" w:rsidRPr="00D34731" w:rsidRDefault="005258AA"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D)僅</w:t>
      </w:r>
      <w:r w:rsidRPr="00D34731">
        <w:rPr>
          <w:rFonts w:ascii="標楷體" w:eastAsia="標楷體" w:hAnsi="標楷體"/>
          <w:sz w:val="20"/>
          <w:szCs w:val="20"/>
        </w:rPr>
        <w:fldChar w:fldCharType="begin"/>
      </w:r>
      <w:r w:rsidRPr="00D34731">
        <w:rPr>
          <w:rFonts w:ascii="標楷體" w:eastAsia="標楷體" w:hAnsi="標楷體"/>
          <w:sz w:val="20"/>
          <w:szCs w:val="20"/>
        </w:rPr>
        <w:instrText xml:space="preserve"> </w:instrText>
      </w:r>
      <w:r w:rsidRPr="00D34731">
        <w:rPr>
          <w:rFonts w:ascii="標楷體" w:eastAsia="標楷體" w:hAnsi="標楷體" w:hint="eastAsia"/>
          <w:sz w:val="20"/>
          <w:szCs w:val="20"/>
        </w:rPr>
        <w:instrText>eq \o\ac(○,</w:instrText>
      </w:r>
      <w:r w:rsidRPr="00D34731">
        <w:rPr>
          <w:rFonts w:ascii="標楷體" w:eastAsia="標楷體" w:hAnsi="標楷體" w:hint="eastAsia"/>
          <w:position w:val="3"/>
          <w:sz w:val="20"/>
          <w:szCs w:val="20"/>
        </w:rPr>
        <w:instrText>3</w:instrText>
      </w:r>
      <w:r w:rsidRPr="00D34731">
        <w:rPr>
          <w:rFonts w:ascii="標楷體" w:eastAsia="標楷體" w:hAnsi="標楷體" w:hint="eastAsia"/>
          <w:sz w:val="20"/>
          <w:szCs w:val="20"/>
        </w:rPr>
        <w:instrText>)</w:instrText>
      </w:r>
      <w:r w:rsidRPr="00D34731">
        <w:rPr>
          <w:rFonts w:ascii="標楷體" w:eastAsia="標楷體" w:hAnsi="標楷體"/>
          <w:sz w:val="20"/>
          <w:szCs w:val="20"/>
        </w:rPr>
        <w:fldChar w:fldCharType="end"/>
      </w:r>
    </w:p>
    <w:p w:rsidR="005258AA" w:rsidRPr="00D34731" w:rsidRDefault="005258AA" w:rsidP="00D34731">
      <w:pPr>
        <w:spacing w:line="276" w:lineRule="auto"/>
        <w:rPr>
          <w:rFonts w:ascii="標楷體" w:eastAsia="標楷體" w:hAnsi="標楷體"/>
          <w:sz w:val="20"/>
          <w:szCs w:val="20"/>
        </w:rPr>
      </w:pPr>
    </w:p>
    <w:p w:rsidR="005258AA" w:rsidRPr="00D34731" w:rsidRDefault="005258AA" w:rsidP="00D34731">
      <w:pPr>
        <w:spacing w:line="276" w:lineRule="auto"/>
        <w:rPr>
          <w:rFonts w:ascii="標楷體" w:eastAsia="標楷體" w:hAnsi="標楷體"/>
          <w:sz w:val="20"/>
          <w:szCs w:val="20"/>
        </w:rPr>
      </w:pPr>
    </w:p>
    <w:p w:rsidR="005258AA" w:rsidRPr="00D34731" w:rsidRDefault="005258AA" w:rsidP="00D34731">
      <w:pPr>
        <w:spacing w:line="276" w:lineRule="auto"/>
        <w:ind w:left="590" w:hangingChars="295" w:hanging="590"/>
        <w:rPr>
          <w:rFonts w:ascii="標楷體" w:eastAsia="標楷體" w:hAnsi="標楷體"/>
          <w:color w:val="FF0000"/>
          <w:sz w:val="20"/>
          <w:szCs w:val="20"/>
        </w:rPr>
      </w:pPr>
      <w:r w:rsidRPr="00D34731">
        <w:rPr>
          <w:rFonts w:ascii="標楷體" w:eastAsia="標楷體" w:hAnsi="標楷體" w:hint="eastAsia"/>
          <w:sz w:val="20"/>
          <w:szCs w:val="20"/>
          <w:highlight w:val="yellow"/>
        </w:rPr>
        <w:t>76</w:t>
      </w:r>
      <w:r w:rsidRPr="00D34731">
        <w:rPr>
          <w:rFonts w:ascii="標楷體" w:eastAsia="標楷體" w:hAnsi="標楷體" w:hint="eastAsia"/>
          <w:sz w:val="20"/>
          <w:szCs w:val="20"/>
        </w:rPr>
        <w:t>.(A)</w:t>
      </w:r>
      <w:r w:rsidR="00066B66" w:rsidRPr="00D34731">
        <w:rPr>
          <w:rFonts w:ascii="標楷體" w:eastAsia="標楷體" w:hAnsi="標楷體" w:hint="eastAsia"/>
          <w:sz w:val="20"/>
          <w:szCs w:val="20"/>
        </w:rPr>
        <w:t>12</w:t>
      </w:r>
      <w:r w:rsidRPr="00D34731">
        <w:rPr>
          <w:rFonts w:ascii="標楷體" w:eastAsia="標楷體" w:hAnsi="標楷體" w:hint="eastAsia"/>
          <w:sz w:val="20"/>
          <w:szCs w:val="20"/>
        </w:rPr>
        <w:t>MeV電子的質量阻擋本約為X g/cm</w:t>
      </w:r>
      <w:r w:rsidR="00672DBD" w:rsidRPr="00D34731">
        <w:rPr>
          <w:rFonts w:ascii="標楷體" w:eastAsia="標楷體" w:hAnsi="標楷體" w:hint="eastAsia"/>
          <w:sz w:val="20"/>
          <w:szCs w:val="20"/>
          <w:vertAlign w:val="superscript"/>
        </w:rPr>
        <w:t>2</w:t>
      </w:r>
      <w:r w:rsidRPr="00D34731">
        <w:rPr>
          <w:rFonts w:ascii="標楷體" w:eastAsia="標楷體" w:hAnsi="標楷體" w:hint="eastAsia"/>
          <w:sz w:val="20"/>
          <w:szCs w:val="20"/>
        </w:rPr>
        <w:t>相同能量的電子</w:t>
      </w:r>
      <w:proofErr w:type="gramStart"/>
      <w:r w:rsidRPr="00D34731">
        <w:rPr>
          <w:rFonts w:ascii="標楷體" w:eastAsia="標楷體" w:hAnsi="標楷體" w:hint="eastAsia"/>
          <w:sz w:val="20"/>
          <w:szCs w:val="20"/>
        </w:rPr>
        <w:t>治療射束在</w:t>
      </w:r>
      <w:proofErr w:type="gramEnd"/>
      <w:r w:rsidRPr="00D34731">
        <w:rPr>
          <w:rFonts w:ascii="標楷體" w:eastAsia="標楷體" w:hAnsi="標楷體" w:hint="eastAsia"/>
          <w:sz w:val="20"/>
          <w:szCs w:val="20"/>
        </w:rPr>
        <w:t>水中的穿透深度為Y cm，則以下選項中，何者的X、Y最接近正確值?</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A)X</w:t>
      </w:r>
      <w:proofErr w:type="gramEnd"/>
      <w:r w:rsidRPr="00D34731">
        <w:rPr>
          <w:rFonts w:ascii="標楷體" w:eastAsia="標楷體" w:hAnsi="標楷體" w:hint="eastAsia"/>
          <w:sz w:val="20"/>
          <w:szCs w:val="20"/>
        </w:rPr>
        <w:t>=2;Y=6</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B)X</w:t>
      </w:r>
      <w:proofErr w:type="gramEnd"/>
      <w:r w:rsidRPr="00D34731">
        <w:rPr>
          <w:rFonts w:ascii="標楷體" w:eastAsia="標楷體" w:hAnsi="標楷體" w:hint="eastAsia"/>
          <w:sz w:val="20"/>
          <w:szCs w:val="20"/>
        </w:rPr>
        <w:t>=4;Y=8</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t>C)X</w:t>
      </w:r>
      <w:proofErr w:type="gramEnd"/>
      <w:r w:rsidRPr="00D34731">
        <w:rPr>
          <w:rFonts w:ascii="標楷體" w:eastAsia="標楷體" w:hAnsi="標楷體" w:hint="eastAsia"/>
          <w:sz w:val="20"/>
          <w:szCs w:val="20"/>
        </w:rPr>
        <w:t>=6;Y=3</w:t>
      </w:r>
    </w:p>
    <w:p w:rsidR="005258AA" w:rsidRPr="00D34731" w:rsidRDefault="005258AA" w:rsidP="00D34731">
      <w:pPr>
        <w:spacing w:line="276" w:lineRule="auto"/>
        <w:ind w:firstLineChars="295" w:firstLine="590"/>
        <w:rPr>
          <w:rFonts w:ascii="標楷體" w:eastAsia="標楷體" w:hAnsi="標楷體"/>
          <w:sz w:val="20"/>
          <w:szCs w:val="20"/>
        </w:rPr>
      </w:pPr>
      <w:proofErr w:type="gramStart"/>
      <w:r w:rsidRPr="00D34731">
        <w:rPr>
          <w:rFonts w:ascii="標楷體" w:eastAsia="標楷體" w:hAnsi="標楷體" w:hint="eastAsia"/>
          <w:sz w:val="20"/>
          <w:szCs w:val="20"/>
        </w:rPr>
        <w:lastRenderedPageBreak/>
        <w:t>D)X</w:t>
      </w:r>
      <w:proofErr w:type="gramEnd"/>
      <w:r w:rsidRPr="00D34731">
        <w:rPr>
          <w:rFonts w:ascii="標楷體" w:eastAsia="標楷體" w:hAnsi="標楷體" w:hint="eastAsia"/>
          <w:sz w:val="20"/>
          <w:szCs w:val="20"/>
        </w:rPr>
        <w:t>=4;Y=6</w:t>
      </w:r>
    </w:p>
    <w:p w:rsidR="005424CA" w:rsidRPr="00D34731" w:rsidRDefault="005424CA"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77.(D)相較於平坦體表，當治療周</w:t>
      </w:r>
      <w:proofErr w:type="gramStart"/>
      <w:r w:rsidRPr="00D34731">
        <w:rPr>
          <w:rFonts w:ascii="標楷體" w:eastAsia="標楷體" w:hAnsi="標楷體" w:hint="eastAsia"/>
          <w:sz w:val="20"/>
          <w:szCs w:val="20"/>
        </w:rPr>
        <w:t>電子射束照射</w:t>
      </w:r>
      <w:proofErr w:type="gramEnd"/>
      <w:r w:rsidRPr="00D34731">
        <w:rPr>
          <w:rFonts w:ascii="標楷體" w:eastAsia="標楷體" w:hAnsi="標楷體" w:hint="eastAsia"/>
          <w:sz w:val="20"/>
          <w:szCs w:val="20"/>
        </w:rPr>
        <w:t>在傾斜體表時，以下對其劑量變化趨勢的敘述，何者正確？</w:t>
      </w:r>
    </w:p>
    <w:p w:rsidR="005424CA" w:rsidRPr="00D34731" w:rsidRDefault="005424CA"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A)治療深度會顯著加深</w:t>
      </w:r>
    </w:p>
    <w:p w:rsidR="005424CA" w:rsidRPr="00D34731" w:rsidRDefault="005424CA"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B)治療寬度會顯著變寬</w:t>
      </w:r>
    </w:p>
    <w:p w:rsidR="005424CA" w:rsidRPr="00D34731" w:rsidRDefault="005424CA"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C)體表劑量增建</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buildup)現象會更明顯</w:t>
      </w:r>
    </w:p>
    <w:p w:rsidR="005424CA" w:rsidRPr="00D34731" w:rsidRDefault="005424CA"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D)高劑量區會往身體表面移動</w:t>
      </w:r>
    </w:p>
    <w:p w:rsidR="005424CA" w:rsidRPr="00D34731" w:rsidRDefault="005424CA"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78.(A)下列劑量儀</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dosimeter)，何者最適用於在醫院中校正近</w:t>
      </w:r>
      <w:r w:rsidR="002A19B3" w:rsidRPr="00D34731">
        <w:rPr>
          <w:rFonts w:ascii="標楷體" w:eastAsia="標楷體" w:hAnsi="標楷體" w:cs="標楷體" w:hint="eastAsia"/>
          <w:sz w:val="20"/>
          <w:szCs w:val="20"/>
        </w:rPr>
        <w:t>接</w:t>
      </w:r>
      <w:r w:rsidRPr="00D34731">
        <w:rPr>
          <w:rFonts w:ascii="標楷體" w:eastAsia="標楷體" w:hAnsi="標楷體" w:hint="eastAsia"/>
          <w:sz w:val="20"/>
          <w:szCs w:val="20"/>
        </w:rPr>
        <w:t>治療射源</w:t>
      </w:r>
      <w:proofErr w:type="gramStart"/>
      <w:r w:rsidRPr="00D34731">
        <w:rPr>
          <w:rFonts w:ascii="標楷體" w:eastAsia="標楷體" w:hAnsi="標楷體" w:hint="eastAsia"/>
          <w:sz w:val="20"/>
          <w:szCs w:val="20"/>
        </w:rPr>
        <w:t>（</w:t>
      </w:r>
      <w:proofErr w:type="spellStart"/>
      <w:proofErr w:type="gramEnd"/>
      <w:r w:rsidRPr="00D34731">
        <w:rPr>
          <w:rFonts w:ascii="標楷體" w:eastAsia="標楷體" w:hAnsi="標楷體" w:hint="eastAsia"/>
          <w:sz w:val="20"/>
          <w:szCs w:val="20"/>
        </w:rPr>
        <w:t>brachy</w:t>
      </w:r>
      <w:proofErr w:type="spellEnd"/>
      <w:r w:rsidRPr="00D34731">
        <w:rPr>
          <w:rFonts w:ascii="標楷體" w:eastAsia="標楷體" w:hAnsi="標楷體" w:hint="eastAsia"/>
          <w:sz w:val="20"/>
          <w:szCs w:val="20"/>
        </w:rPr>
        <w:t xml:space="preserve"> source calibration)?</w:t>
      </w:r>
    </w:p>
    <w:p w:rsidR="005424CA" w:rsidRPr="00D34731" w:rsidRDefault="005424CA"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w:t>
      </w:r>
      <w:proofErr w:type="gramStart"/>
      <w:r w:rsidR="002A19B3" w:rsidRPr="00D34731">
        <w:rPr>
          <w:rFonts w:ascii="標楷體" w:eastAsia="標楷體" w:hAnsi="標楷體" w:cs="標楷體" w:hint="eastAsia"/>
          <w:sz w:val="20"/>
          <w:szCs w:val="20"/>
        </w:rPr>
        <w:t>丼</w:t>
      </w:r>
      <w:proofErr w:type="gramEnd"/>
      <w:r w:rsidRPr="00D34731">
        <w:rPr>
          <w:rFonts w:ascii="標楷體" w:eastAsia="標楷體" w:hAnsi="標楷體" w:hint="eastAsia"/>
          <w:sz w:val="20"/>
          <w:szCs w:val="20"/>
        </w:rPr>
        <w:t>式游離腔</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well type chamber)</w:t>
      </w:r>
    </w:p>
    <w:p w:rsidR="005424CA" w:rsidRPr="00D34731" w:rsidRDefault="005424CA"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B)自由空氣游離腔</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free air chamber)</w:t>
      </w:r>
    </w:p>
    <w:p w:rsidR="005424CA" w:rsidRPr="00D34731" w:rsidRDefault="005424CA"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C)蓋格計數器</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 xml:space="preserve">Geiger  </w:t>
      </w:r>
      <w:proofErr w:type="spellStart"/>
      <w:r w:rsidRPr="00D34731">
        <w:rPr>
          <w:rFonts w:ascii="標楷體" w:eastAsia="標楷體" w:hAnsi="標楷體" w:hint="eastAsia"/>
          <w:sz w:val="20"/>
          <w:szCs w:val="20"/>
        </w:rPr>
        <w:t>counder</w:t>
      </w:r>
      <w:proofErr w:type="spellEnd"/>
      <w:r w:rsidRPr="00D34731">
        <w:rPr>
          <w:rFonts w:ascii="標楷體" w:eastAsia="標楷體" w:hAnsi="標楷體" w:hint="eastAsia"/>
          <w:sz w:val="20"/>
          <w:szCs w:val="20"/>
        </w:rPr>
        <w:t>)</w:t>
      </w:r>
    </w:p>
    <w:p w:rsidR="005424CA" w:rsidRPr="00D34731" w:rsidRDefault="005424CA"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D)熱發光計量器（</w:t>
      </w:r>
      <w:proofErr w:type="spellStart"/>
      <w:r w:rsidR="00706E93" w:rsidRPr="00D34731">
        <w:rPr>
          <w:rFonts w:ascii="標楷體" w:eastAsia="標楷體" w:hAnsi="標楷體" w:cs="標楷體" w:hint="eastAsia"/>
          <w:sz w:val="20"/>
          <w:szCs w:val="20"/>
        </w:rPr>
        <w:t>thernsoluminesccent</w:t>
      </w:r>
      <w:proofErr w:type="spellEnd"/>
      <w:r w:rsidR="00706E93" w:rsidRPr="00D34731">
        <w:rPr>
          <w:rFonts w:ascii="標楷體" w:eastAsia="標楷體" w:hAnsi="標楷體" w:cs="標楷體" w:hint="eastAsia"/>
          <w:sz w:val="20"/>
          <w:szCs w:val="20"/>
        </w:rPr>
        <w:t xml:space="preserve"> </w:t>
      </w:r>
      <w:proofErr w:type="spellStart"/>
      <w:r w:rsidR="00706E93" w:rsidRPr="00D34731">
        <w:rPr>
          <w:rFonts w:ascii="標楷體" w:eastAsia="標楷體" w:hAnsi="標楷體" w:cs="標楷體" w:hint="eastAsia"/>
          <w:sz w:val="20"/>
          <w:szCs w:val="20"/>
        </w:rPr>
        <w:t>dosimeter,TLD</w:t>
      </w:r>
      <w:proofErr w:type="spellEnd"/>
      <w:r w:rsidRPr="00D34731">
        <w:rPr>
          <w:rFonts w:ascii="標楷體" w:eastAsia="標楷體" w:hAnsi="標楷體" w:hint="eastAsia"/>
          <w:sz w:val="20"/>
          <w:szCs w:val="20"/>
        </w:rPr>
        <w:t>）</w:t>
      </w:r>
    </w:p>
    <w:p w:rsidR="005424CA" w:rsidRPr="00D34731" w:rsidRDefault="005424CA"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79.(D)下列</w:t>
      </w:r>
      <w:proofErr w:type="gramStart"/>
      <w:r w:rsidRPr="00D34731">
        <w:rPr>
          <w:rFonts w:ascii="標楷體" w:eastAsia="標楷體" w:hAnsi="標楷體" w:hint="eastAsia"/>
          <w:sz w:val="20"/>
          <w:szCs w:val="20"/>
        </w:rPr>
        <w:t>何種點射源</w:t>
      </w:r>
      <w:proofErr w:type="gramEnd"/>
      <w:r w:rsidRPr="00D34731">
        <w:rPr>
          <w:rFonts w:ascii="標楷體" w:eastAsia="標楷體" w:hAnsi="標楷體" w:hint="eastAsia"/>
          <w:sz w:val="20"/>
          <w:szCs w:val="20"/>
        </w:rPr>
        <w:t>，在水中距離5cm內的劑量變化，最符合距離平方反比定律？</w:t>
      </w:r>
    </w:p>
    <w:p w:rsidR="005424CA" w:rsidRPr="00D34731" w:rsidRDefault="005424CA"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w:t>
      </w:r>
      <w:r w:rsidR="003863F6" w:rsidRPr="00D34731">
        <w:rPr>
          <w:rFonts w:ascii="標楷體" w:eastAsia="標楷體" w:hAnsi="標楷體" w:hint="eastAsia"/>
          <w:sz w:val="20"/>
          <w:szCs w:val="20"/>
          <w:highlight w:val="yellow"/>
          <w:vertAlign w:val="superscript"/>
        </w:rPr>
        <w:t>60</w:t>
      </w:r>
      <w:r w:rsidR="003863F6" w:rsidRPr="00D34731">
        <w:rPr>
          <w:rFonts w:ascii="標楷體" w:eastAsia="標楷體" w:hAnsi="標楷體" w:hint="eastAsia"/>
          <w:sz w:val="20"/>
          <w:szCs w:val="20"/>
          <w:highlight w:val="yellow"/>
        </w:rPr>
        <w:t>Co</w:t>
      </w:r>
      <w:proofErr w:type="gramEnd"/>
    </w:p>
    <w:p w:rsidR="005424CA" w:rsidRPr="00D34731" w:rsidRDefault="00D72BC9"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hint="eastAsia"/>
          <w:sz w:val="20"/>
          <w:szCs w:val="20"/>
        </w:rPr>
        <w:t>B)</w:t>
      </w:r>
      <w:r w:rsidR="003863F6" w:rsidRPr="00D34731">
        <w:rPr>
          <w:rFonts w:ascii="標楷體" w:eastAsia="標楷體" w:hAnsi="標楷體" w:hint="eastAsia"/>
          <w:sz w:val="20"/>
          <w:szCs w:val="20"/>
          <w:vertAlign w:val="superscript"/>
        </w:rPr>
        <w:t>137</w:t>
      </w:r>
      <w:r w:rsidR="003863F6" w:rsidRPr="00D34731">
        <w:rPr>
          <w:rFonts w:ascii="標楷體" w:eastAsia="標楷體" w:hAnsi="標楷體" w:hint="eastAsia"/>
          <w:sz w:val="20"/>
          <w:szCs w:val="20"/>
        </w:rPr>
        <w:t>Cs</w:t>
      </w:r>
      <w:proofErr w:type="gramEnd"/>
    </w:p>
    <w:p w:rsidR="005424CA" w:rsidRPr="00D34731" w:rsidRDefault="005424CA"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w:t>
      </w:r>
      <w:r w:rsidR="003863F6" w:rsidRPr="00D34731">
        <w:rPr>
          <w:rFonts w:ascii="標楷體" w:eastAsia="標楷體" w:hAnsi="標楷體" w:hint="eastAsia"/>
          <w:sz w:val="20"/>
          <w:szCs w:val="20"/>
          <w:highlight w:val="yellow"/>
          <w:vertAlign w:val="superscript"/>
        </w:rPr>
        <w:t>135</w:t>
      </w:r>
      <w:r w:rsidR="003863F6" w:rsidRPr="00D34731">
        <w:rPr>
          <w:rFonts w:ascii="標楷體" w:eastAsia="標楷體" w:hAnsi="標楷體" w:hint="eastAsia"/>
          <w:sz w:val="20"/>
          <w:szCs w:val="20"/>
          <w:highlight w:val="yellow"/>
        </w:rPr>
        <w:t>I</w:t>
      </w:r>
      <w:proofErr w:type="gramEnd"/>
    </w:p>
    <w:p w:rsidR="005424CA" w:rsidRPr="00D34731" w:rsidRDefault="005424CA"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D)</w:t>
      </w:r>
      <w:r w:rsidR="003863F6" w:rsidRPr="00D34731">
        <w:rPr>
          <w:rFonts w:ascii="標楷體" w:eastAsia="標楷體" w:hAnsi="標楷體" w:hint="eastAsia"/>
          <w:sz w:val="20"/>
          <w:szCs w:val="20"/>
          <w:vertAlign w:val="superscript"/>
        </w:rPr>
        <w:t>192</w:t>
      </w:r>
      <w:r w:rsidR="003863F6" w:rsidRPr="00D34731">
        <w:rPr>
          <w:rFonts w:ascii="標楷體" w:eastAsia="標楷體" w:hAnsi="標楷體" w:hint="eastAsia"/>
          <w:sz w:val="20"/>
          <w:szCs w:val="20"/>
        </w:rPr>
        <w:t>Ir</w:t>
      </w:r>
      <w:proofErr w:type="gramEnd"/>
    </w:p>
    <w:p w:rsidR="005424CA" w:rsidRPr="00D34731" w:rsidRDefault="005424CA"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80.(C)若150-MeV質子在水中的射程為16cm。劑600-MeV的阿爾發粒</w:t>
      </w:r>
      <w:proofErr w:type="gramStart"/>
      <w:r w:rsidRPr="00D34731">
        <w:rPr>
          <w:rFonts w:ascii="標楷體" w:eastAsia="標楷體" w:hAnsi="標楷體" w:hint="eastAsia"/>
          <w:sz w:val="20"/>
          <w:szCs w:val="20"/>
        </w:rPr>
        <w:t>（</w:t>
      </w:r>
      <w:proofErr w:type="gramEnd"/>
      <w:r w:rsidR="002F0518" w:rsidRPr="00D34731">
        <w:rPr>
          <w:rFonts w:ascii="標楷體" w:eastAsia="標楷體" w:hAnsi="標楷體" w:hint="eastAsia"/>
          <w:sz w:val="20"/>
          <w:szCs w:val="20"/>
        </w:rPr>
        <w:t>α-</w:t>
      </w:r>
      <w:proofErr w:type="spellStart"/>
      <w:r w:rsidR="002F0518" w:rsidRPr="00D34731">
        <w:rPr>
          <w:rFonts w:ascii="標楷體" w:eastAsia="標楷體" w:hAnsi="標楷體" w:hint="eastAsia"/>
          <w:sz w:val="20"/>
          <w:szCs w:val="20"/>
        </w:rPr>
        <w:t>paricle</w:t>
      </w:r>
      <w:proofErr w:type="spellEnd"/>
      <w:r w:rsidRPr="00D34731">
        <w:rPr>
          <w:rFonts w:ascii="標楷體" w:eastAsia="標楷體" w:hAnsi="標楷體" w:hint="eastAsia"/>
          <w:sz w:val="20"/>
          <w:szCs w:val="20"/>
        </w:rPr>
        <w:t>)子在水中的射程為約為？</w:t>
      </w:r>
    </w:p>
    <w:p w:rsidR="005424CA" w:rsidRPr="00D34731" w:rsidRDefault="005424CA"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A)8cm</w:t>
      </w:r>
      <w:proofErr w:type="gramEnd"/>
    </w:p>
    <w:p w:rsidR="005424CA" w:rsidRPr="00D34731" w:rsidRDefault="005424CA"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B)12cm</w:t>
      </w:r>
      <w:proofErr w:type="gramEnd"/>
    </w:p>
    <w:p w:rsidR="005424CA" w:rsidRPr="00D34731" w:rsidRDefault="005424CA"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C)16cm</w:t>
      </w:r>
      <w:proofErr w:type="gramEnd"/>
    </w:p>
    <w:p w:rsidR="005424CA" w:rsidRPr="00D34731" w:rsidRDefault="005424CA"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D)20cm</w:t>
      </w:r>
      <w:proofErr w:type="gramEnd"/>
    </w:p>
    <w:p w:rsidR="005424CA" w:rsidRPr="00D34731" w:rsidRDefault="00A577F8" w:rsidP="00D34731">
      <w:pPr>
        <w:spacing w:line="276" w:lineRule="auto"/>
        <w:ind w:left="708" w:hangingChars="354" w:hanging="708"/>
        <w:jc w:val="left"/>
        <w:rPr>
          <w:rFonts w:ascii="標楷體" w:eastAsia="標楷體" w:hAnsi="標楷體"/>
          <w:sz w:val="20"/>
          <w:szCs w:val="20"/>
        </w:rPr>
      </w:pPr>
      <w:r w:rsidRPr="00D34731">
        <w:rPr>
          <w:rFonts w:ascii="標楷體" w:eastAsia="標楷體" w:hAnsi="標楷體" w:hint="eastAsia"/>
          <w:sz w:val="20"/>
          <w:szCs w:val="20"/>
        </w:rPr>
        <w:t>81.(B)</w:t>
      </w:r>
      <w:r w:rsidR="005424CA" w:rsidRPr="00D34731">
        <w:rPr>
          <w:rFonts w:ascii="標楷體" w:eastAsia="標楷體" w:hAnsi="標楷體" w:hint="eastAsia"/>
          <w:sz w:val="20"/>
          <w:szCs w:val="20"/>
        </w:rPr>
        <w:t>根據原子能委員會「游離輻射防護法」，直線加速器年度測試時其輸出劑量誤差不得超過：</w:t>
      </w:r>
    </w:p>
    <w:p w:rsidR="005424CA" w:rsidRPr="00D34731" w:rsidRDefault="005424CA"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A)1</w:t>
      </w:r>
      <w:proofErr w:type="gramEnd"/>
      <w:r w:rsidRPr="00D34731">
        <w:rPr>
          <w:rFonts w:ascii="標楷體" w:eastAsia="標楷體" w:hAnsi="標楷體"/>
          <w:sz w:val="20"/>
          <w:szCs w:val="20"/>
        </w:rPr>
        <w:t>%</w:t>
      </w:r>
    </w:p>
    <w:p w:rsidR="005424CA" w:rsidRPr="00D34731" w:rsidRDefault="005424CA"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B)2</w:t>
      </w:r>
      <w:proofErr w:type="gramEnd"/>
      <w:r w:rsidRPr="00D34731">
        <w:rPr>
          <w:rFonts w:ascii="標楷體" w:eastAsia="標楷體" w:hAnsi="標楷體"/>
          <w:sz w:val="20"/>
          <w:szCs w:val="20"/>
        </w:rPr>
        <w:t>%</w:t>
      </w:r>
    </w:p>
    <w:p w:rsidR="005424CA" w:rsidRPr="00D34731" w:rsidRDefault="005424CA"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C)3</w:t>
      </w:r>
      <w:proofErr w:type="gramEnd"/>
      <w:r w:rsidRPr="00D34731">
        <w:rPr>
          <w:rFonts w:ascii="標楷體" w:eastAsia="標楷體" w:hAnsi="標楷體"/>
          <w:sz w:val="20"/>
          <w:szCs w:val="20"/>
        </w:rPr>
        <w:t>%</w:t>
      </w:r>
    </w:p>
    <w:p w:rsidR="005424CA" w:rsidRPr="00D34731" w:rsidRDefault="005424CA"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D)5</w:t>
      </w:r>
      <w:proofErr w:type="gramEnd"/>
      <w:r w:rsidRPr="00D34731">
        <w:rPr>
          <w:rFonts w:ascii="標楷體" w:eastAsia="標楷體" w:hAnsi="標楷體"/>
          <w:sz w:val="20"/>
          <w:szCs w:val="20"/>
        </w:rPr>
        <w:t>%</w:t>
      </w:r>
    </w:p>
    <w:p w:rsidR="005424CA" w:rsidRPr="00D34731" w:rsidRDefault="005424CA"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82.(A)在進行3DCRT治療計劃時，經常使用</w:t>
      </w:r>
      <w:proofErr w:type="gramStart"/>
      <w:r w:rsidRPr="00D34731">
        <w:rPr>
          <w:rFonts w:ascii="標楷體" w:eastAsia="標楷體" w:hAnsi="標楷體" w:hint="eastAsia"/>
          <w:sz w:val="20"/>
          <w:szCs w:val="20"/>
        </w:rPr>
        <w:t>多照野</w:t>
      </w:r>
      <w:proofErr w:type="gramEnd"/>
      <w:r w:rsidRPr="00D34731">
        <w:rPr>
          <w:rFonts w:ascii="標楷體" w:eastAsia="標楷體" w:hAnsi="標楷體" w:hint="eastAsia"/>
          <w:sz w:val="20"/>
          <w:szCs w:val="20"/>
        </w:rPr>
        <w:t>設計，以下對3DCRT</w:t>
      </w:r>
      <w:proofErr w:type="gramStart"/>
      <w:r w:rsidRPr="00D34731">
        <w:rPr>
          <w:rFonts w:ascii="標楷體" w:eastAsia="標楷體" w:hAnsi="標楷體" w:hint="eastAsia"/>
          <w:sz w:val="20"/>
          <w:szCs w:val="20"/>
        </w:rPr>
        <w:t>照野數目與射束</w:t>
      </w:r>
      <w:proofErr w:type="gramEnd"/>
      <w:r w:rsidRPr="00D34731">
        <w:rPr>
          <w:rFonts w:ascii="標楷體" w:eastAsia="標楷體" w:hAnsi="標楷體" w:hint="eastAsia"/>
          <w:sz w:val="20"/>
          <w:szCs w:val="20"/>
        </w:rPr>
        <w:t>能量關係的敘述，何者正確？</w:t>
      </w:r>
    </w:p>
    <w:p w:rsidR="005424CA" w:rsidRPr="00D34731" w:rsidRDefault="005424CA" w:rsidP="00D34731">
      <w:pPr>
        <w:spacing w:line="276" w:lineRule="auto"/>
        <w:ind w:leftChars="295" w:left="944" w:hangingChars="118" w:hanging="236"/>
        <w:jc w:val="left"/>
        <w:rPr>
          <w:rFonts w:ascii="標楷體" w:eastAsia="標楷體" w:hAnsi="標楷體"/>
          <w:sz w:val="20"/>
          <w:szCs w:val="20"/>
        </w:rPr>
      </w:pPr>
      <w:r w:rsidRPr="00D34731">
        <w:rPr>
          <w:rFonts w:ascii="標楷體" w:eastAsia="標楷體" w:hAnsi="標楷體" w:hint="eastAsia"/>
          <w:sz w:val="20"/>
          <w:szCs w:val="20"/>
        </w:rPr>
        <w:t>A)</w:t>
      </w:r>
      <w:proofErr w:type="gramStart"/>
      <w:r w:rsidRPr="00D34731">
        <w:rPr>
          <w:rFonts w:ascii="標楷體" w:eastAsia="標楷體" w:hAnsi="標楷體" w:hint="eastAsia"/>
          <w:sz w:val="20"/>
          <w:szCs w:val="20"/>
        </w:rPr>
        <w:t>通常照野數目</w:t>
      </w:r>
      <w:proofErr w:type="gramEnd"/>
      <w:r w:rsidRPr="00D34731">
        <w:rPr>
          <w:rFonts w:ascii="標楷體" w:eastAsia="標楷體" w:hAnsi="標楷體" w:hint="eastAsia"/>
          <w:sz w:val="20"/>
          <w:szCs w:val="20"/>
        </w:rPr>
        <w:t>越多，選擇</w:t>
      </w:r>
      <w:proofErr w:type="gramStart"/>
      <w:r w:rsidRPr="00D34731">
        <w:rPr>
          <w:rFonts w:ascii="標楷體" w:eastAsia="標楷體" w:hAnsi="標楷體" w:hint="eastAsia"/>
          <w:sz w:val="20"/>
          <w:szCs w:val="20"/>
        </w:rPr>
        <w:t>不同射束能量</w:t>
      </w:r>
      <w:proofErr w:type="gramEnd"/>
      <w:r w:rsidRPr="00D34731">
        <w:rPr>
          <w:rFonts w:ascii="標楷體" w:eastAsia="標楷體" w:hAnsi="標楷體" w:hint="eastAsia"/>
          <w:sz w:val="20"/>
          <w:szCs w:val="20"/>
        </w:rPr>
        <w:t>對劑量分佈的影響越小</w:t>
      </w:r>
    </w:p>
    <w:p w:rsidR="005424CA" w:rsidRPr="00D34731" w:rsidRDefault="005424CA" w:rsidP="00D34731">
      <w:pPr>
        <w:spacing w:line="276" w:lineRule="auto"/>
        <w:ind w:leftChars="295" w:left="708"/>
        <w:jc w:val="left"/>
        <w:rPr>
          <w:rFonts w:ascii="標楷體" w:eastAsia="標楷體" w:hAnsi="標楷體"/>
          <w:sz w:val="20"/>
          <w:szCs w:val="20"/>
        </w:rPr>
      </w:pPr>
      <w:r w:rsidRPr="00D34731">
        <w:rPr>
          <w:rFonts w:ascii="標楷體" w:eastAsia="標楷體" w:hAnsi="標楷體" w:hint="eastAsia"/>
          <w:sz w:val="20"/>
          <w:szCs w:val="20"/>
        </w:rPr>
        <w:t>B)</w:t>
      </w:r>
      <w:proofErr w:type="gramStart"/>
      <w:r w:rsidRPr="00D34731">
        <w:rPr>
          <w:rFonts w:ascii="標楷體" w:eastAsia="標楷體" w:hAnsi="標楷體" w:hint="eastAsia"/>
          <w:sz w:val="20"/>
          <w:szCs w:val="20"/>
        </w:rPr>
        <w:t>通常照野數目</w:t>
      </w:r>
      <w:proofErr w:type="gramEnd"/>
      <w:r w:rsidRPr="00D34731">
        <w:rPr>
          <w:rFonts w:ascii="標楷體" w:eastAsia="標楷體" w:hAnsi="標楷體" w:hint="eastAsia"/>
          <w:sz w:val="20"/>
          <w:szCs w:val="20"/>
        </w:rPr>
        <w:t>越多，選擇</w:t>
      </w:r>
      <w:proofErr w:type="gramStart"/>
      <w:r w:rsidRPr="00D34731">
        <w:rPr>
          <w:rFonts w:ascii="標楷體" w:eastAsia="標楷體" w:hAnsi="標楷體" w:hint="eastAsia"/>
          <w:sz w:val="20"/>
          <w:szCs w:val="20"/>
        </w:rPr>
        <w:t>不同射束能量</w:t>
      </w:r>
      <w:proofErr w:type="gramEnd"/>
      <w:r w:rsidRPr="00D34731">
        <w:rPr>
          <w:rFonts w:ascii="標楷體" w:eastAsia="標楷體" w:hAnsi="標楷體" w:hint="eastAsia"/>
          <w:sz w:val="20"/>
          <w:szCs w:val="20"/>
        </w:rPr>
        <w:t>對劑量的分佈影響越大</w:t>
      </w:r>
    </w:p>
    <w:p w:rsidR="005424CA" w:rsidRPr="00D34731" w:rsidRDefault="005424CA" w:rsidP="00D34731">
      <w:pPr>
        <w:spacing w:line="276" w:lineRule="auto"/>
        <w:ind w:leftChars="295" w:left="708"/>
        <w:jc w:val="left"/>
        <w:rPr>
          <w:rFonts w:ascii="標楷體" w:eastAsia="標楷體" w:hAnsi="標楷體"/>
          <w:sz w:val="20"/>
          <w:szCs w:val="20"/>
        </w:rPr>
      </w:pPr>
      <w:r w:rsidRPr="00D34731">
        <w:rPr>
          <w:rFonts w:ascii="標楷體" w:eastAsia="標楷體" w:hAnsi="標楷體" w:hint="eastAsia"/>
          <w:sz w:val="20"/>
          <w:szCs w:val="20"/>
        </w:rPr>
        <w:lastRenderedPageBreak/>
        <w:t>C)</w:t>
      </w:r>
      <w:proofErr w:type="gramStart"/>
      <w:r w:rsidRPr="00D34731">
        <w:rPr>
          <w:rFonts w:ascii="標楷體" w:eastAsia="標楷體" w:hAnsi="標楷體" w:hint="eastAsia"/>
          <w:sz w:val="20"/>
          <w:szCs w:val="20"/>
        </w:rPr>
        <w:t>照野數目與射束</w:t>
      </w:r>
      <w:proofErr w:type="gramEnd"/>
      <w:r w:rsidRPr="00D34731">
        <w:rPr>
          <w:rFonts w:ascii="標楷體" w:eastAsia="標楷體" w:hAnsi="標楷體" w:hint="eastAsia"/>
          <w:sz w:val="20"/>
          <w:szCs w:val="20"/>
        </w:rPr>
        <w:t>能量選擇並無一定關係</w:t>
      </w:r>
    </w:p>
    <w:p w:rsidR="005424CA" w:rsidRPr="00D34731" w:rsidRDefault="005424CA" w:rsidP="00D34731">
      <w:pPr>
        <w:spacing w:line="276" w:lineRule="auto"/>
        <w:ind w:leftChars="295" w:left="708"/>
        <w:jc w:val="left"/>
        <w:rPr>
          <w:rFonts w:ascii="標楷體" w:eastAsia="標楷體" w:hAnsi="標楷體"/>
          <w:sz w:val="20"/>
          <w:szCs w:val="20"/>
        </w:rPr>
      </w:pPr>
      <w:r w:rsidRPr="00D34731">
        <w:rPr>
          <w:rFonts w:ascii="標楷體" w:eastAsia="標楷體" w:hAnsi="標楷體" w:hint="eastAsia"/>
          <w:sz w:val="20"/>
          <w:szCs w:val="20"/>
        </w:rPr>
        <w:t>D)對平行對照</w:t>
      </w:r>
      <w:proofErr w:type="gramStart"/>
      <w:r w:rsidRPr="00D34731">
        <w:rPr>
          <w:rFonts w:ascii="標楷體" w:eastAsia="標楷體" w:hAnsi="標楷體" w:hint="eastAsia"/>
          <w:sz w:val="20"/>
          <w:szCs w:val="20"/>
        </w:rPr>
        <w:t>的照野設計</w:t>
      </w:r>
      <w:proofErr w:type="gramEnd"/>
      <w:r w:rsidRPr="00D34731">
        <w:rPr>
          <w:rFonts w:ascii="標楷體" w:eastAsia="標楷體" w:hAnsi="標楷體" w:hint="eastAsia"/>
          <w:sz w:val="20"/>
          <w:szCs w:val="20"/>
        </w:rPr>
        <w:t>來說，使用較高能量射束</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如15MV)並沒有好處</w:t>
      </w:r>
    </w:p>
    <w:p w:rsidR="005424CA" w:rsidRPr="00D34731" w:rsidRDefault="005424CA"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83.(C)放射治療的不確定性來源主要有兩項：器官位移及治療位置設定誤差。ICRU針對這個問題定義了不同的</w:t>
      </w:r>
      <w:proofErr w:type="gramStart"/>
      <w:r w:rsidRPr="00D34731">
        <w:rPr>
          <w:rFonts w:ascii="標楷體" w:eastAsia="標楷體" w:hAnsi="標楷體" w:hint="eastAsia"/>
          <w:sz w:val="20"/>
          <w:szCs w:val="20"/>
        </w:rPr>
        <w:t>安全邊距</w:t>
      </w:r>
      <w:proofErr w:type="gramEnd"/>
      <w:r w:rsidRPr="00D34731">
        <w:rPr>
          <w:rFonts w:ascii="標楷體" w:eastAsia="標楷體" w:hAnsi="標楷體" w:hint="eastAsia"/>
          <w:sz w:val="20"/>
          <w:szCs w:val="20"/>
        </w:rPr>
        <w:t>及治療體積。以下相關描述，何者錯誤？</w:t>
      </w:r>
    </w:p>
    <w:p w:rsidR="005424CA" w:rsidRPr="00D34731" w:rsidRDefault="005424CA"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w:t>
      </w:r>
      <w:r w:rsidR="003F45E2" w:rsidRPr="00D34731">
        <w:rPr>
          <w:rFonts w:ascii="標楷體" w:eastAsia="標楷體" w:hAnsi="標楷體" w:hint="eastAsia"/>
          <w:sz w:val="20"/>
          <w:szCs w:val="20"/>
        </w:rPr>
        <w:t xml:space="preserve"> </w:t>
      </w:r>
      <w:r w:rsidR="00E60268" w:rsidRPr="00D34731">
        <w:rPr>
          <w:rFonts w:ascii="標楷體" w:eastAsia="標楷體" w:hAnsi="標楷體" w:cs="標楷體" w:hint="eastAsia"/>
          <w:sz w:val="20"/>
          <w:szCs w:val="20"/>
          <w:highlight w:val="yellow"/>
        </w:rPr>
        <w:t>ITV</w:t>
      </w:r>
      <w:r w:rsidRPr="00D34731">
        <w:rPr>
          <w:rFonts w:ascii="標楷體" w:eastAsia="標楷體" w:hAnsi="標楷體" w:hint="eastAsia"/>
          <w:sz w:val="20"/>
          <w:szCs w:val="20"/>
        </w:rPr>
        <w:t>主要處理器官位移造成的治療不確定性</w:t>
      </w:r>
    </w:p>
    <w:p w:rsidR="005424CA" w:rsidRPr="00D34731" w:rsidRDefault="00E60268"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 S</w:t>
      </w:r>
      <w:r w:rsidR="005424CA" w:rsidRPr="00D34731">
        <w:rPr>
          <w:rFonts w:ascii="標楷體" w:eastAsia="標楷體" w:hAnsi="標楷體" w:hint="eastAsia"/>
          <w:sz w:val="20"/>
          <w:szCs w:val="20"/>
        </w:rPr>
        <w:t>M主要處理治療位置設定誤差造成的治療不確定性</w:t>
      </w:r>
    </w:p>
    <w:p w:rsidR="005424CA" w:rsidRPr="00D34731" w:rsidRDefault="00E60268"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 PR</w:t>
      </w:r>
      <w:r w:rsidR="005424CA" w:rsidRPr="00D34731">
        <w:rPr>
          <w:rFonts w:ascii="標楷體" w:eastAsia="標楷體" w:hAnsi="標楷體" w:hint="eastAsia"/>
          <w:sz w:val="20"/>
          <w:szCs w:val="20"/>
        </w:rPr>
        <w:t>P主要處理治療位置設定誤差造成的治療不確定性</w:t>
      </w:r>
    </w:p>
    <w:p w:rsidR="005424CA" w:rsidRPr="00D34731" w:rsidRDefault="005424CA"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w:t>
      </w:r>
      <w:r w:rsidR="003F45E2"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PTV可同時處理器官位移及治療位置設定誤差造成的治療不確定性</w:t>
      </w:r>
    </w:p>
    <w:p w:rsidR="005424CA" w:rsidRPr="00D34731" w:rsidRDefault="005424CA" w:rsidP="00D34731">
      <w:pPr>
        <w:spacing w:line="276" w:lineRule="auto"/>
        <w:jc w:val="left"/>
        <w:rPr>
          <w:rFonts w:ascii="標楷體" w:eastAsia="標楷體" w:hAnsi="標楷體"/>
          <w:sz w:val="20"/>
          <w:szCs w:val="20"/>
        </w:rPr>
      </w:pPr>
    </w:p>
    <w:p w:rsidR="00FD472D" w:rsidRPr="00D34731" w:rsidRDefault="00FD472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84.(B)假設周DMLC執行動態強度調控放射治療</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dynamic IMRT)，則其沿著葉片行進方向的射束強度變化，主要是由以下哪些參數控制？</w:t>
      </w:r>
    </w:p>
    <w:p w:rsidR="00FD472D" w:rsidRPr="00D34731" w:rsidRDefault="00FD472D" w:rsidP="00D34731">
      <w:pPr>
        <w:spacing w:line="276" w:lineRule="auto"/>
        <w:ind w:leftChars="295" w:left="708" w:firstLine="1"/>
        <w:jc w:val="left"/>
        <w:rPr>
          <w:rFonts w:ascii="標楷體" w:eastAsia="標楷體" w:hAnsi="標楷體"/>
          <w:sz w:val="20"/>
          <w:szCs w:val="20"/>
        </w:rPr>
      </w:pPr>
      <w:r w:rsidRPr="00D34731">
        <w:rPr>
          <w:rFonts w:ascii="標楷體" w:eastAsia="標楷體" w:hAnsi="標楷體" w:hint="eastAsia"/>
          <w:sz w:val="20"/>
          <w:szCs w:val="20"/>
        </w:rPr>
        <w:t>（1）</w:t>
      </w:r>
      <w:proofErr w:type="gramStart"/>
      <w:r w:rsidRPr="00D34731">
        <w:rPr>
          <w:rFonts w:ascii="標楷體" w:eastAsia="標楷體" w:hAnsi="標楷體" w:hint="eastAsia"/>
          <w:sz w:val="20"/>
          <w:szCs w:val="20"/>
        </w:rPr>
        <w:t>射束能量</w:t>
      </w:r>
      <w:proofErr w:type="gramEnd"/>
      <w:r w:rsidRPr="00D34731">
        <w:rPr>
          <w:rFonts w:ascii="標楷體" w:eastAsia="標楷體" w:hAnsi="標楷體" w:hint="eastAsia"/>
          <w:sz w:val="20"/>
          <w:szCs w:val="20"/>
        </w:rPr>
        <w:t>（2）劑量率（MU/min）(3)葉片寬度（4）葉片行進速度</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A)（1）&amp;（2）</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B)（2）&amp;（4）</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C)（1）&amp;（2）&amp;（3）</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D)（1）&amp;（2）&amp;（3）&amp;（4）</w:t>
      </w:r>
    </w:p>
    <w:p w:rsidR="00FD472D" w:rsidRPr="00D34731" w:rsidRDefault="00FD472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85.(B)臨床 MLC 設計之葉片厚度大約會產生</w:t>
      </w:r>
      <w:proofErr w:type="gramStart"/>
      <w:r w:rsidRPr="00D34731">
        <w:rPr>
          <w:rFonts w:ascii="標楷體" w:eastAsia="標楷體" w:hAnsi="標楷體" w:hint="eastAsia"/>
          <w:sz w:val="20"/>
          <w:szCs w:val="20"/>
        </w:rPr>
        <w:t>多少的</w:t>
      </w:r>
      <w:proofErr w:type="gramEnd"/>
      <w:r w:rsidRPr="00D34731">
        <w:rPr>
          <w:rFonts w:ascii="標楷體" w:eastAsia="標楷體" w:hAnsi="標楷體" w:hint="eastAsia"/>
          <w:sz w:val="20"/>
          <w:szCs w:val="20"/>
        </w:rPr>
        <w:t>葉片穿透滲漏（</w:t>
      </w:r>
      <w:proofErr w:type="spellStart"/>
      <w:r w:rsidR="00696305" w:rsidRPr="00D34731">
        <w:rPr>
          <w:rFonts w:ascii="標楷體" w:eastAsia="標楷體" w:hAnsi="標楷體" w:hint="eastAsia"/>
          <w:sz w:val="20"/>
          <w:szCs w:val="20"/>
        </w:rPr>
        <w:t>sverage</w:t>
      </w:r>
      <w:proofErr w:type="spellEnd"/>
      <w:r w:rsidR="00696305" w:rsidRPr="00D34731">
        <w:rPr>
          <w:rFonts w:ascii="標楷體" w:eastAsia="標楷體" w:hAnsi="標楷體" w:hint="eastAsia"/>
          <w:sz w:val="20"/>
          <w:szCs w:val="20"/>
        </w:rPr>
        <w:t>-leaf transmission</w:t>
      </w:r>
      <w:r w:rsidR="00696305" w:rsidRPr="00D34731">
        <w:rPr>
          <w:rFonts w:ascii="標楷體" w:eastAsia="標楷體" w:hAnsi="標楷體" w:cs="標楷體"/>
          <w:sz w:val="20"/>
          <w:szCs w:val="20"/>
        </w:rPr>
        <w:t>）</w:t>
      </w:r>
      <w:r w:rsidRPr="00D34731">
        <w:rPr>
          <w:rFonts w:ascii="標楷體" w:eastAsia="標楷體" w:hAnsi="標楷體" w:hint="eastAsia"/>
          <w:sz w:val="20"/>
          <w:szCs w:val="20"/>
        </w:rPr>
        <w:t>？</w:t>
      </w:r>
    </w:p>
    <w:p w:rsidR="00FD472D" w:rsidRPr="00D34731" w:rsidRDefault="00FD472D"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A)&lt;</w:t>
      </w:r>
      <w:proofErr w:type="gramEnd"/>
      <w:r w:rsidRPr="00D34731">
        <w:rPr>
          <w:rFonts w:ascii="標楷體" w:eastAsia="標楷體" w:hAnsi="標楷體"/>
          <w:sz w:val="20"/>
          <w:szCs w:val="20"/>
        </w:rPr>
        <w:t>0.5%</w:t>
      </w:r>
    </w:p>
    <w:p w:rsidR="00FD472D" w:rsidRPr="00D34731" w:rsidRDefault="00FD472D"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B)1</w:t>
      </w:r>
      <w:proofErr w:type="gramEnd"/>
      <w:r w:rsidRPr="00D34731">
        <w:rPr>
          <w:rFonts w:ascii="標楷體" w:eastAsia="標楷體" w:hAnsi="標楷體"/>
          <w:sz w:val="20"/>
          <w:szCs w:val="20"/>
        </w:rPr>
        <w:t>-3%</w:t>
      </w:r>
    </w:p>
    <w:p w:rsidR="00FD472D" w:rsidRPr="00D34731" w:rsidRDefault="00FD472D"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C)4</w:t>
      </w:r>
      <w:proofErr w:type="gramEnd"/>
      <w:r w:rsidRPr="00D34731">
        <w:rPr>
          <w:rFonts w:ascii="標楷體" w:eastAsia="標楷體" w:hAnsi="標楷體"/>
          <w:sz w:val="20"/>
          <w:szCs w:val="20"/>
        </w:rPr>
        <w:t>-5%</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D)&gt;5%</w:t>
      </w:r>
    </w:p>
    <w:p w:rsidR="00FD472D" w:rsidRPr="00D34731" w:rsidRDefault="00FD472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86.(A)</w:t>
      </w:r>
      <w:r w:rsidR="006B3633" w:rsidRPr="00D34731">
        <w:rPr>
          <w:rFonts w:ascii="標楷體" w:eastAsia="標楷體" w:hAnsi="標楷體" w:hint="eastAsia"/>
          <w:sz w:val="20"/>
          <w:szCs w:val="20"/>
          <w:vertAlign w:val="superscript"/>
        </w:rPr>
        <w:t>125</w:t>
      </w:r>
      <w:r w:rsidR="006B3633" w:rsidRPr="00D34731">
        <w:rPr>
          <w:rFonts w:ascii="標楷體" w:eastAsia="標楷體" w:hAnsi="標楷體" w:hint="eastAsia"/>
          <w:sz w:val="20"/>
          <w:szCs w:val="20"/>
        </w:rPr>
        <w:t>I</w:t>
      </w:r>
      <w:r w:rsidRPr="00D34731">
        <w:rPr>
          <w:rFonts w:ascii="標楷體" w:eastAsia="標楷體" w:hAnsi="標楷體" w:hint="eastAsia"/>
          <w:sz w:val="20"/>
          <w:szCs w:val="20"/>
        </w:rPr>
        <w:t>使用</w:t>
      </w:r>
      <w:r w:rsidR="006B3633" w:rsidRPr="00D34731">
        <w:rPr>
          <w:rFonts w:ascii="標楷體" w:eastAsia="標楷體" w:hAnsi="標楷體" w:hint="eastAsia"/>
          <w:sz w:val="20"/>
          <w:szCs w:val="20"/>
          <w:highlight w:val="yellow"/>
          <w:vertAlign w:val="superscript"/>
        </w:rPr>
        <w:t>193</w:t>
      </w:r>
      <w:r w:rsidR="006B3633" w:rsidRPr="00D34731">
        <w:rPr>
          <w:rFonts w:ascii="標楷體" w:eastAsia="標楷體" w:hAnsi="標楷體" w:hint="eastAsia"/>
          <w:sz w:val="20"/>
          <w:szCs w:val="20"/>
          <w:highlight w:val="yellow"/>
        </w:rPr>
        <w:t>I</w:t>
      </w:r>
      <w:r w:rsidRPr="00D34731">
        <w:rPr>
          <w:rFonts w:ascii="標楷體" w:eastAsia="標楷體" w:hAnsi="標楷體" w:hint="eastAsia"/>
          <w:sz w:val="20"/>
          <w:szCs w:val="20"/>
        </w:rPr>
        <w:t>或做永久性攝護腺接種之射源</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permanent prostate implant)，在植入後對病患家屬造成較低的曝露，其主要原因是？</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A)釋出光子能量低</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B)使用射源強度低</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C)植入射源數量少</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D)兩者皆為電子射源，穿透距離短</w:t>
      </w:r>
    </w:p>
    <w:p w:rsidR="00FD472D" w:rsidRPr="00D34731" w:rsidRDefault="00FD472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87.(D)使用蒙地卡羅技術</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monte Carlo method)做放射治療計劃劑量模擬計算，以下對其優缺點的敘述，何者錯誤？</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A)為已知最</w:t>
      </w:r>
      <w:proofErr w:type="gramStart"/>
      <w:r w:rsidRPr="00D34731">
        <w:rPr>
          <w:rFonts w:ascii="標楷體" w:eastAsia="標楷體" w:hAnsi="標楷體" w:hint="eastAsia"/>
          <w:sz w:val="20"/>
          <w:szCs w:val="20"/>
        </w:rPr>
        <w:t>準</w:t>
      </w:r>
      <w:proofErr w:type="gramEnd"/>
      <w:r w:rsidRPr="00D34731">
        <w:rPr>
          <w:rFonts w:ascii="標楷體" w:eastAsia="標楷體" w:hAnsi="標楷體" w:hint="eastAsia"/>
          <w:sz w:val="20"/>
          <w:szCs w:val="20"/>
        </w:rPr>
        <w:t>的劑量計算模型</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B)其計算時間模擬的粒子數增加而增加</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C)目前已有</w:t>
      </w:r>
      <w:proofErr w:type="gramStart"/>
      <w:r w:rsidRPr="00D34731">
        <w:rPr>
          <w:rFonts w:ascii="標楷體" w:eastAsia="標楷體" w:hAnsi="標楷體" w:hint="eastAsia"/>
          <w:sz w:val="20"/>
          <w:szCs w:val="20"/>
        </w:rPr>
        <w:t>高</w:t>
      </w:r>
      <w:r w:rsidR="00593255" w:rsidRPr="00D34731">
        <w:rPr>
          <w:rFonts w:ascii="標楷體" w:eastAsia="標楷體" w:hAnsi="標楷體" w:cs="標楷體" w:hint="eastAsia"/>
          <w:sz w:val="20"/>
          <w:szCs w:val="20"/>
          <w:highlight w:val="yellow"/>
        </w:rPr>
        <w:t>周</w:t>
      </w:r>
      <w:ins w:id="141" w:author="user" w:date="2017-11-08T16:44:00Z">
        <w:r w:rsidR="00A26EDE">
          <w:rPr>
            <w:rFonts w:ascii="標楷體" w:eastAsia="標楷體" w:hAnsi="標楷體" w:cs="標楷體" w:hint="eastAsia"/>
            <w:sz w:val="20"/>
            <w:szCs w:val="20"/>
            <w:highlight w:val="yellow"/>
          </w:rPr>
          <w:t>?</w:t>
        </w:r>
        <w:proofErr w:type="gramEnd"/>
        <w:r w:rsidR="00A26EDE">
          <w:rPr>
            <w:rFonts w:ascii="標楷體" w:eastAsia="標楷體" w:hAnsi="標楷體" w:cs="標楷體" w:hint="eastAsia"/>
            <w:sz w:val="20"/>
            <w:szCs w:val="20"/>
            <w:highlight w:val="yellow"/>
          </w:rPr>
          <w:t>?</w:t>
        </w:r>
      </w:ins>
      <w:bookmarkStart w:id="142" w:name="_GoBack"/>
      <w:bookmarkEnd w:id="142"/>
      <w:r w:rsidRPr="00D34731">
        <w:rPr>
          <w:rFonts w:ascii="標楷體" w:eastAsia="標楷體" w:hAnsi="標楷體" w:hint="eastAsia"/>
          <w:sz w:val="20"/>
          <w:szCs w:val="20"/>
        </w:rPr>
        <w:t>系統可供選購</w:t>
      </w:r>
    </w:p>
    <w:p w:rsidR="00FD472D"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lastRenderedPageBreak/>
        <w:t>D)在</w:t>
      </w:r>
      <w:proofErr w:type="gramStart"/>
      <w:r w:rsidRPr="00D34731">
        <w:rPr>
          <w:rFonts w:ascii="標楷體" w:eastAsia="標楷體" w:hAnsi="標楷體" w:hint="eastAsia"/>
          <w:sz w:val="20"/>
          <w:szCs w:val="20"/>
        </w:rPr>
        <w:t>不均質區域</w:t>
      </w:r>
      <w:proofErr w:type="gramEnd"/>
      <w:r w:rsidRPr="00D34731">
        <w:rPr>
          <w:rFonts w:ascii="標楷體" w:eastAsia="標楷體" w:hAnsi="標楷體" w:hint="eastAsia"/>
          <w:sz w:val="20"/>
          <w:szCs w:val="20"/>
        </w:rPr>
        <w:t>，其劑量計算準確度並沒有較傳統方法精確</w:t>
      </w:r>
    </w:p>
    <w:p w:rsidR="00FD472D" w:rsidRPr="00D34731" w:rsidRDefault="00FD472D"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88.(B)如下圖所示，回散射因子</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 xml:space="preserve">backscatter </w:t>
      </w:r>
      <w:proofErr w:type="spellStart"/>
      <w:r w:rsidRPr="00D34731">
        <w:rPr>
          <w:rFonts w:ascii="標楷體" w:eastAsia="標楷體" w:hAnsi="標楷體" w:hint="eastAsia"/>
          <w:sz w:val="20"/>
          <w:szCs w:val="20"/>
        </w:rPr>
        <w:t>factor,BSF</w:t>
      </w:r>
      <w:proofErr w:type="spellEnd"/>
      <w:r w:rsidRPr="00D34731">
        <w:rPr>
          <w:rFonts w:ascii="標楷體" w:eastAsia="標楷體" w:hAnsi="標楷體" w:hint="eastAsia"/>
          <w:sz w:val="20"/>
          <w:szCs w:val="20"/>
        </w:rPr>
        <w:t>)，百分深度劑量</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 xml:space="preserve">percent depth </w:t>
      </w:r>
      <w:proofErr w:type="spellStart"/>
      <w:r w:rsidRPr="00D34731">
        <w:rPr>
          <w:rFonts w:ascii="標楷體" w:eastAsia="標楷體" w:hAnsi="標楷體" w:hint="eastAsia"/>
          <w:sz w:val="20"/>
          <w:szCs w:val="20"/>
        </w:rPr>
        <w:t>dose,PDD</w:t>
      </w:r>
      <w:proofErr w:type="spellEnd"/>
      <w:r w:rsidRPr="00D34731">
        <w:rPr>
          <w:rFonts w:ascii="標楷體" w:eastAsia="標楷體" w:hAnsi="標楷體" w:hint="eastAsia"/>
          <w:sz w:val="20"/>
          <w:szCs w:val="20"/>
        </w:rPr>
        <w:t xml:space="preserve">)組織空氣比(tissue air </w:t>
      </w:r>
      <w:proofErr w:type="spellStart"/>
      <w:r w:rsidRPr="00D34731">
        <w:rPr>
          <w:rFonts w:ascii="標楷體" w:eastAsia="標楷體" w:hAnsi="標楷體" w:hint="eastAsia"/>
          <w:sz w:val="20"/>
          <w:szCs w:val="20"/>
        </w:rPr>
        <w:t>ratio,TAR</w:t>
      </w:r>
      <w:proofErr w:type="spellEnd"/>
      <w:r w:rsidRPr="00D34731">
        <w:rPr>
          <w:rFonts w:ascii="標楷體" w:eastAsia="標楷體" w:hAnsi="標楷體" w:hint="eastAsia"/>
          <w:sz w:val="20"/>
          <w:szCs w:val="20"/>
        </w:rPr>
        <w:t>)，組織最大劑量比</w:t>
      </w:r>
      <w:proofErr w:type="gramStart"/>
      <w:r w:rsidRPr="00D34731">
        <w:rPr>
          <w:rFonts w:ascii="標楷體" w:eastAsia="標楷體" w:hAnsi="標楷體" w:hint="eastAsia"/>
          <w:sz w:val="20"/>
          <w:szCs w:val="20"/>
        </w:rPr>
        <w:t>（</w:t>
      </w:r>
      <w:proofErr w:type="gramEnd"/>
      <w:r w:rsidRPr="00D34731">
        <w:rPr>
          <w:rFonts w:ascii="標楷體" w:eastAsia="標楷體" w:hAnsi="標楷體" w:hint="eastAsia"/>
          <w:sz w:val="20"/>
          <w:szCs w:val="20"/>
        </w:rPr>
        <w:t xml:space="preserve">tissue maximum </w:t>
      </w:r>
      <w:proofErr w:type="spellStart"/>
      <w:r w:rsidRPr="00D34731">
        <w:rPr>
          <w:rFonts w:ascii="標楷體" w:eastAsia="標楷體" w:hAnsi="標楷體" w:hint="eastAsia"/>
          <w:sz w:val="20"/>
          <w:szCs w:val="20"/>
        </w:rPr>
        <w:t>ratio,TMR</w:t>
      </w:r>
      <w:proofErr w:type="spellEnd"/>
      <w:r w:rsidRPr="00D34731">
        <w:rPr>
          <w:rFonts w:ascii="標楷體" w:eastAsia="標楷體" w:hAnsi="標楷體" w:hint="eastAsia"/>
          <w:sz w:val="20"/>
          <w:szCs w:val="20"/>
        </w:rPr>
        <w:t>)之定義分別為？</w:t>
      </w:r>
    </w:p>
    <w:p w:rsidR="001418FA" w:rsidRPr="00D34731" w:rsidRDefault="001418FA"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 xml:space="preserve">          </w:t>
      </w:r>
      <w:r w:rsidRPr="00D34731">
        <w:rPr>
          <w:rFonts w:ascii="標楷體" w:eastAsia="標楷體" w:hAnsi="標楷體"/>
          <w:noProof/>
          <w:sz w:val="20"/>
          <w:szCs w:val="20"/>
        </w:rPr>
        <w:drawing>
          <wp:inline distT="0" distB="0" distL="0" distR="0" wp14:anchorId="5A410C3B" wp14:editId="0C7F1C90">
            <wp:extent cx="2152650" cy="10858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2650" cy="1085850"/>
                    </a:xfrm>
                    <a:prstGeom prst="rect">
                      <a:avLst/>
                    </a:prstGeom>
                    <a:noFill/>
                    <a:ln>
                      <a:noFill/>
                    </a:ln>
                  </pic:spPr>
                </pic:pic>
              </a:graphicData>
            </a:graphic>
          </wp:inline>
        </w:drawing>
      </w:r>
    </w:p>
    <w:p w:rsidR="00FD472D" w:rsidRPr="00D34731" w:rsidRDefault="00FD472D" w:rsidP="00D34731">
      <w:pPr>
        <w:spacing w:line="276" w:lineRule="auto"/>
        <w:ind w:firstLineChars="295" w:firstLine="590"/>
        <w:jc w:val="left"/>
        <w:rPr>
          <w:rFonts w:ascii="標楷體" w:eastAsia="標楷體" w:hAnsi="標楷體"/>
          <w:sz w:val="20"/>
          <w:szCs w:val="20"/>
          <w:highlight w:val="yellow"/>
        </w:rPr>
      </w:pPr>
      <w:r w:rsidRPr="00D34731">
        <w:rPr>
          <w:rFonts w:ascii="標楷體" w:eastAsia="標楷體" w:hAnsi="標楷體"/>
          <w:sz w:val="20"/>
          <w:szCs w:val="20"/>
          <w:highlight w:val="yellow"/>
        </w:rPr>
        <w:t>A)</w:t>
      </w:r>
      <w:r w:rsidR="00926E47" w:rsidRPr="00D34731">
        <w:rPr>
          <w:rFonts w:ascii="標楷體" w:eastAsia="標楷體" w:hAnsi="標楷體" w:hint="eastAsia"/>
          <w:sz w:val="20"/>
          <w:szCs w:val="20"/>
          <w:highlight w:val="yellow"/>
        </w:rPr>
        <w:t xml:space="preserve"> </w:t>
      </w:r>
      <w:proofErr w:type="spellStart"/>
      <w:r w:rsidR="00926E47" w:rsidRPr="00D34731">
        <w:rPr>
          <w:rFonts w:ascii="標楷體" w:eastAsia="標楷體" w:hAnsi="標楷體" w:hint="eastAsia"/>
          <w:sz w:val="20"/>
          <w:szCs w:val="20"/>
          <w:highlight w:val="yellow"/>
        </w:rPr>
        <w:t>D</w:t>
      </w:r>
      <w:r w:rsidR="00926E47" w:rsidRPr="00D34731">
        <w:rPr>
          <w:rFonts w:ascii="標楷體" w:eastAsia="標楷體" w:hAnsi="標楷體" w:hint="eastAsia"/>
          <w:sz w:val="20"/>
          <w:szCs w:val="20"/>
          <w:highlight w:val="yellow"/>
          <w:vertAlign w:val="subscript"/>
        </w:rPr>
        <w:t>y</w:t>
      </w:r>
      <w:proofErr w:type="spellEnd"/>
      <w:r w:rsidR="00926E47" w:rsidRPr="00D34731">
        <w:rPr>
          <w:rFonts w:ascii="標楷體" w:eastAsia="標楷體" w:hAnsi="標楷體" w:hint="eastAsia"/>
          <w:sz w:val="20"/>
          <w:szCs w:val="20"/>
          <w:highlight w:val="yellow"/>
        </w:rPr>
        <w:t>/</w:t>
      </w:r>
      <w:proofErr w:type="spellStart"/>
      <w:r w:rsidR="00926E47" w:rsidRPr="00D34731">
        <w:rPr>
          <w:rFonts w:ascii="標楷體" w:eastAsia="標楷體" w:hAnsi="標楷體" w:hint="eastAsia"/>
          <w:sz w:val="20"/>
          <w:szCs w:val="20"/>
          <w:highlight w:val="yellow"/>
        </w:rPr>
        <w:t>D</w:t>
      </w:r>
      <w:proofErr w:type="gramStart"/>
      <w:r w:rsidR="00926E47" w:rsidRPr="00D34731">
        <w:rPr>
          <w:rFonts w:ascii="標楷體" w:eastAsia="標楷體" w:hAnsi="標楷體" w:hint="eastAsia"/>
          <w:sz w:val="20"/>
          <w:szCs w:val="20"/>
          <w:highlight w:val="yellow"/>
        </w:rPr>
        <w:t>,D</w:t>
      </w:r>
      <w:r w:rsidR="00926E47" w:rsidRPr="00D34731">
        <w:rPr>
          <w:rFonts w:ascii="標楷體" w:eastAsia="標楷體" w:hAnsi="標楷體" w:hint="eastAsia"/>
          <w:sz w:val="20"/>
          <w:szCs w:val="20"/>
          <w:highlight w:val="yellow"/>
          <w:vertAlign w:val="subscript"/>
        </w:rPr>
        <w:t>y</w:t>
      </w:r>
      <w:proofErr w:type="spellEnd"/>
      <w:proofErr w:type="gramEnd"/>
      <w:r w:rsidR="00926E47" w:rsidRPr="00D34731">
        <w:rPr>
          <w:rFonts w:ascii="標楷體" w:eastAsia="標楷體" w:hAnsi="標楷體" w:hint="eastAsia"/>
          <w:sz w:val="20"/>
          <w:szCs w:val="20"/>
          <w:highlight w:val="yellow"/>
        </w:rPr>
        <w:t>/D,D/</w:t>
      </w:r>
      <w:proofErr w:type="spellStart"/>
      <w:r w:rsidR="00926E47" w:rsidRPr="00D34731">
        <w:rPr>
          <w:rFonts w:ascii="標楷體" w:eastAsia="標楷體" w:hAnsi="標楷體" w:hint="eastAsia"/>
          <w:sz w:val="20"/>
          <w:szCs w:val="20"/>
          <w:highlight w:val="yellow"/>
        </w:rPr>
        <w:t>D,D</w:t>
      </w:r>
      <w:r w:rsidR="00130702" w:rsidRPr="00D34731">
        <w:rPr>
          <w:rFonts w:ascii="標楷體" w:eastAsia="標楷體" w:hAnsi="標楷體" w:hint="eastAsia"/>
          <w:sz w:val="20"/>
          <w:szCs w:val="20"/>
          <w:highlight w:val="yellow"/>
          <w:vertAlign w:val="subscript"/>
        </w:rPr>
        <w:t>y</w:t>
      </w:r>
      <w:proofErr w:type="spellEnd"/>
      <w:r w:rsidR="00926E47" w:rsidRPr="00D34731">
        <w:rPr>
          <w:rFonts w:ascii="標楷體" w:eastAsia="標楷體" w:hAnsi="標楷體" w:hint="eastAsia"/>
          <w:sz w:val="20"/>
          <w:szCs w:val="20"/>
          <w:highlight w:val="yellow"/>
        </w:rPr>
        <w:t>/Dx100</w:t>
      </w:r>
    </w:p>
    <w:p w:rsidR="00FD472D" w:rsidRPr="00D34731" w:rsidRDefault="00FD472D" w:rsidP="00D34731">
      <w:pPr>
        <w:spacing w:line="276" w:lineRule="auto"/>
        <w:ind w:firstLineChars="295" w:firstLine="590"/>
        <w:jc w:val="left"/>
        <w:rPr>
          <w:rFonts w:ascii="標楷體" w:eastAsia="標楷體" w:hAnsi="標楷體"/>
          <w:sz w:val="20"/>
          <w:szCs w:val="20"/>
          <w:highlight w:val="yellow"/>
        </w:rPr>
      </w:pPr>
      <w:r w:rsidRPr="00D34731">
        <w:rPr>
          <w:rFonts w:ascii="標楷體" w:eastAsia="標楷體" w:hAnsi="標楷體" w:cs="Segoe UI Emoji" w:hint="eastAsia"/>
          <w:sz w:val="20"/>
          <w:szCs w:val="20"/>
          <w:highlight w:val="yellow"/>
        </w:rPr>
        <w:t>B</w:t>
      </w:r>
      <w:r w:rsidRPr="00D34731">
        <w:rPr>
          <w:rFonts w:ascii="標楷體" w:eastAsia="標楷體" w:hAnsi="標楷體" w:cs="Segoe UI Emoji"/>
          <w:sz w:val="20"/>
          <w:szCs w:val="20"/>
          <w:highlight w:val="yellow"/>
        </w:rPr>
        <w:t>)</w:t>
      </w:r>
      <w:r w:rsidR="00926E47" w:rsidRPr="00D34731">
        <w:rPr>
          <w:rFonts w:ascii="標楷體" w:eastAsia="標楷體" w:hAnsi="標楷體" w:hint="eastAsia"/>
          <w:sz w:val="20"/>
          <w:szCs w:val="20"/>
          <w:highlight w:val="yellow"/>
        </w:rPr>
        <w:t xml:space="preserve"> D/D</w:t>
      </w:r>
      <w:r w:rsidR="00926E47" w:rsidRPr="00D34731">
        <w:rPr>
          <w:rFonts w:ascii="標楷體" w:eastAsia="標楷體" w:hAnsi="標楷體" w:hint="eastAsia"/>
          <w:sz w:val="20"/>
          <w:szCs w:val="20"/>
          <w:highlight w:val="yellow"/>
          <w:vertAlign w:val="subscript"/>
        </w:rPr>
        <w:t>I</w:t>
      </w:r>
      <w:proofErr w:type="gramStart"/>
      <w:r w:rsidR="00926E47" w:rsidRPr="00D34731">
        <w:rPr>
          <w:rFonts w:ascii="標楷體" w:eastAsia="標楷體" w:hAnsi="標楷體" w:hint="eastAsia"/>
          <w:sz w:val="20"/>
          <w:szCs w:val="20"/>
          <w:highlight w:val="yellow"/>
        </w:rPr>
        <w:t>,D</w:t>
      </w:r>
      <w:proofErr w:type="gramEnd"/>
      <w:r w:rsidR="00926E47" w:rsidRPr="00D34731">
        <w:rPr>
          <w:rFonts w:ascii="標楷體" w:eastAsia="標楷體" w:hAnsi="標楷體" w:hint="eastAsia"/>
          <w:sz w:val="20"/>
          <w:szCs w:val="20"/>
          <w:highlight w:val="yellow"/>
        </w:rPr>
        <w:t>/Dx100,D</w:t>
      </w:r>
      <w:r w:rsidR="00926E47" w:rsidRPr="00D34731">
        <w:rPr>
          <w:rFonts w:ascii="標楷體" w:eastAsia="標楷體" w:hAnsi="標楷體" w:hint="eastAsia"/>
          <w:sz w:val="20"/>
          <w:szCs w:val="20"/>
          <w:highlight w:val="yellow"/>
          <w:vertAlign w:val="subscript"/>
        </w:rPr>
        <w:t>y</w:t>
      </w:r>
      <w:r w:rsidR="00926E47" w:rsidRPr="00D34731">
        <w:rPr>
          <w:rFonts w:ascii="標楷體" w:eastAsia="標楷體" w:hAnsi="標楷體" w:hint="eastAsia"/>
          <w:sz w:val="20"/>
          <w:szCs w:val="20"/>
          <w:highlight w:val="yellow"/>
        </w:rPr>
        <w:t>/D,D/D</w:t>
      </w:r>
    </w:p>
    <w:p w:rsidR="00FD472D" w:rsidRPr="00D34731" w:rsidRDefault="00FD472D" w:rsidP="00D34731">
      <w:pPr>
        <w:spacing w:line="276" w:lineRule="auto"/>
        <w:ind w:firstLineChars="295" w:firstLine="590"/>
        <w:jc w:val="left"/>
        <w:rPr>
          <w:rFonts w:ascii="標楷體" w:eastAsia="標楷體" w:hAnsi="標楷體"/>
          <w:sz w:val="20"/>
          <w:szCs w:val="20"/>
          <w:highlight w:val="yellow"/>
        </w:rPr>
      </w:pPr>
      <w:r w:rsidRPr="00D34731">
        <w:rPr>
          <w:rFonts w:ascii="標楷體" w:eastAsia="標楷體" w:hAnsi="標楷體"/>
          <w:sz w:val="20"/>
          <w:szCs w:val="20"/>
          <w:highlight w:val="yellow"/>
        </w:rPr>
        <w:t>C)</w:t>
      </w:r>
      <w:r w:rsidR="00926E47" w:rsidRPr="00D34731">
        <w:rPr>
          <w:rFonts w:ascii="標楷體" w:eastAsia="標楷體" w:hAnsi="標楷體" w:hint="eastAsia"/>
          <w:sz w:val="20"/>
          <w:szCs w:val="20"/>
          <w:highlight w:val="yellow"/>
        </w:rPr>
        <w:t xml:space="preserve"> </w:t>
      </w:r>
      <w:proofErr w:type="spellStart"/>
      <w:r w:rsidR="00926E47" w:rsidRPr="00D34731">
        <w:rPr>
          <w:rFonts w:ascii="標楷體" w:eastAsia="標楷體" w:hAnsi="標楷體" w:hint="eastAsia"/>
          <w:sz w:val="20"/>
          <w:szCs w:val="20"/>
          <w:highlight w:val="yellow"/>
        </w:rPr>
        <w:t>D</w:t>
      </w:r>
      <w:r w:rsidR="00926E47" w:rsidRPr="00D34731">
        <w:rPr>
          <w:rFonts w:ascii="標楷體" w:eastAsia="標楷體" w:hAnsi="標楷體" w:hint="eastAsia"/>
          <w:sz w:val="20"/>
          <w:szCs w:val="20"/>
          <w:highlight w:val="yellow"/>
          <w:vertAlign w:val="subscript"/>
        </w:rPr>
        <w:t>y</w:t>
      </w:r>
      <w:proofErr w:type="spellEnd"/>
      <w:r w:rsidR="00926E47" w:rsidRPr="00D34731">
        <w:rPr>
          <w:rFonts w:ascii="標楷體" w:eastAsia="標楷體" w:hAnsi="標楷體" w:hint="eastAsia"/>
          <w:sz w:val="20"/>
          <w:szCs w:val="20"/>
          <w:highlight w:val="yellow"/>
        </w:rPr>
        <w:t>/</w:t>
      </w:r>
      <w:proofErr w:type="spellStart"/>
      <w:r w:rsidR="00926E47" w:rsidRPr="00D34731">
        <w:rPr>
          <w:rFonts w:ascii="標楷體" w:eastAsia="標楷體" w:hAnsi="標楷體" w:hint="eastAsia"/>
          <w:sz w:val="20"/>
          <w:szCs w:val="20"/>
          <w:highlight w:val="yellow"/>
        </w:rPr>
        <w:t>D</w:t>
      </w:r>
      <w:proofErr w:type="gramStart"/>
      <w:r w:rsidR="00926E47" w:rsidRPr="00D34731">
        <w:rPr>
          <w:rFonts w:ascii="標楷體" w:eastAsia="標楷體" w:hAnsi="標楷體" w:hint="eastAsia"/>
          <w:sz w:val="20"/>
          <w:szCs w:val="20"/>
          <w:highlight w:val="yellow"/>
        </w:rPr>
        <w:t>,</w:t>
      </w:r>
      <w:r w:rsidR="00130702" w:rsidRPr="00D34731">
        <w:rPr>
          <w:rFonts w:ascii="標楷體" w:eastAsia="標楷體" w:hAnsi="標楷體" w:hint="eastAsia"/>
          <w:sz w:val="20"/>
          <w:szCs w:val="20"/>
          <w:highlight w:val="yellow"/>
        </w:rPr>
        <w:t>D</w:t>
      </w:r>
      <w:r w:rsidR="00130702" w:rsidRPr="00D34731">
        <w:rPr>
          <w:rFonts w:ascii="標楷體" w:eastAsia="標楷體" w:hAnsi="標楷體" w:hint="eastAsia"/>
          <w:sz w:val="20"/>
          <w:szCs w:val="20"/>
          <w:highlight w:val="yellow"/>
          <w:vertAlign w:val="subscript"/>
        </w:rPr>
        <w:t>y</w:t>
      </w:r>
      <w:proofErr w:type="spellEnd"/>
      <w:proofErr w:type="gramEnd"/>
      <w:r w:rsidR="00926E47" w:rsidRPr="00D34731">
        <w:rPr>
          <w:rFonts w:ascii="標楷體" w:eastAsia="標楷體" w:hAnsi="標楷體" w:hint="eastAsia"/>
          <w:sz w:val="20"/>
          <w:szCs w:val="20"/>
          <w:highlight w:val="yellow"/>
        </w:rPr>
        <w:t>/D</w:t>
      </w:r>
      <w:r w:rsidR="00130702" w:rsidRPr="00D34731">
        <w:rPr>
          <w:rFonts w:ascii="標楷體" w:eastAsia="標楷體" w:hAnsi="標楷體" w:hint="eastAsia"/>
          <w:sz w:val="20"/>
          <w:szCs w:val="20"/>
          <w:highlight w:val="yellow"/>
        </w:rPr>
        <w:t>x100</w:t>
      </w:r>
      <w:r w:rsidR="00926E47" w:rsidRPr="00D34731">
        <w:rPr>
          <w:rFonts w:ascii="標楷體" w:eastAsia="標楷體" w:hAnsi="標楷體" w:hint="eastAsia"/>
          <w:sz w:val="20"/>
          <w:szCs w:val="20"/>
          <w:highlight w:val="yellow"/>
        </w:rPr>
        <w:t>,D/</w:t>
      </w:r>
      <w:proofErr w:type="spellStart"/>
      <w:r w:rsidR="00926E47" w:rsidRPr="00D34731">
        <w:rPr>
          <w:rFonts w:ascii="標楷體" w:eastAsia="標楷體" w:hAnsi="標楷體" w:hint="eastAsia"/>
          <w:sz w:val="20"/>
          <w:szCs w:val="20"/>
          <w:highlight w:val="yellow"/>
        </w:rPr>
        <w:t>D,D</w:t>
      </w:r>
      <w:r w:rsidR="00130702" w:rsidRPr="00D34731">
        <w:rPr>
          <w:rFonts w:ascii="標楷體" w:eastAsia="標楷體" w:hAnsi="標楷體" w:hint="eastAsia"/>
          <w:sz w:val="20"/>
          <w:szCs w:val="20"/>
          <w:highlight w:val="yellow"/>
          <w:vertAlign w:val="subscript"/>
        </w:rPr>
        <w:t>y</w:t>
      </w:r>
      <w:proofErr w:type="spellEnd"/>
      <w:r w:rsidR="00926E47" w:rsidRPr="00D34731">
        <w:rPr>
          <w:rFonts w:ascii="標楷體" w:eastAsia="標楷體" w:hAnsi="標楷體" w:hint="eastAsia"/>
          <w:sz w:val="20"/>
          <w:szCs w:val="20"/>
          <w:highlight w:val="yellow"/>
        </w:rPr>
        <w:t>/D</w:t>
      </w:r>
      <w:r w:rsidR="00130702" w:rsidRPr="00D34731">
        <w:rPr>
          <w:rFonts w:ascii="標楷體" w:eastAsia="標楷體" w:hAnsi="標楷體" w:hint="eastAsia"/>
          <w:sz w:val="20"/>
          <w:szCs w:val="20"/>
          <w:highlight w:val="yellow"/>
          <w:vertAlign w:val="subscript"/>
        </w:rPr>
        <w:t>I</w:t>
      </w:r>
    </w:p>
    <w:p w:rsidR="005424CA" w:rsidRPr="00D34731" w:rsidRDefault="00FD472D"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highlight w:val="yellow"/>
        </w:rPr>
        <w:t>D)</w:t>
      </w:r>
      <w:r w:rsidR="00B02203" w:rsidRPr="00D34731">
        <w:rPr>
          <w:rFonts w:ascii="標楷體" w:eastAsia="標楷體" w:hAnsi="標楷體" w:hint="eastAsia"/>
          <w:sz w:val="20"/>
          <w:szCs w:val="20"/>
          <w:highlight w:val="yellow"/>
        </w:rPr>
        <w:t xml:space="preserve"> </w:t>
      </w:r>
      <w:proofErr w:type="spellStart"/>
      <w:r w:rsidR="00B02203" w:rsidRPr="00D34731">
        <w:rPr>
          <w:rFonts w:ascii="標楷體" w:eastAsia="標楷體" w:hAnsi="標楷體" w:hint="eastAsia"/>
          <w:sz w:val="20"/>
          <w:szCs w:val="20"/>
          <w:highlight w:val="yellow"/>
        </w:rPr>
        <w:t>D</w:t>
      </w:r>
      <w:r w:rsidR="00B02203" w:rsidRPr="00D34731">
        <w:rPr>
          <w:rFonts w:ascii="標楷體" w:eastAsia="標楷體" w:hAnsi="標楷體" w:hint="eastAsia"/>
          <w:sz w:val="20"/>
          <w:szCs w:val="20"/>
          <w:highlight w:val="yellow"/>
          <w:vertAlign w:val="subscript"/>
        </w:rPr>
        <w:t>y</w:t>
      </w:r>
      <w:proofErr w:type="spellEnd"/>
      <w:r w:rsidR="00B02203" w:rsidRPr="00D34731">
        <w:rPr>
          <w:rFonts w:ascii="標楷體" w:eastAsia="標楷體" w:hAnsi="標楷體" w:hint="eastAsia"/>
          <w:sz w:val="20"/>
          <w:szCs w:val="20"/>
          <w:highlight w:val="yellow"/>
        </w:rPr>
        <w:t>/Dx100</w:t>
      </w:r>
      <w:proofErr w:type="gramStart"/>
      <w:r w:rsidR="00B02203" w:rsidRPr="00D34731">
        <w:rPr>
          <w:rFonts w:ascii="標楷體" w:eastAsia="標楷體" w:hAnsi="標楷體" w:hint="eastAsia"/>
          <w:sz w:val="20"/>
          <w:szCs w:val="20"/>
          <w:highlight w:val="yellow"/>
        </w:rPr>
        <w:t>,D</w:t>
      </w:r>
      <w:r w:rsidR="00B02203" w:rsidRPr="00D34731">
        <w:rPr>
          <w:rFonts w:ascii="標楷體" w:eastAsia="標楷體" w:hAnsi="標楷體" w:hint="eastAsia"/>
          <w:sz w:val="20"/>
          <w:szCs w:val="20"/>
          <w:highlight w:val="yellow"/>
          <w:vertAlign w:val="subscript"/>
        </w:rPr>
        <w:t>y</w:t>
      </w:r>
      <w:proofErr w:type="gramEnd"/>
      <w:r w:rsidR="00B02203" w:rsidRPr="00D34731">
        <w:rPr>
          <w:rFonts w:ascii="標楷體" w:eastAsia="標楷體" w:hAnsi="標楷體" w:hint="eastAsia"/>
          <w:sz w:val="20"/>
          <w:szCs w:val="20"/>
          <w:highlight w:val="yellow"/>
        </w:rPr>
        <w:t>/D, D/</w:t>
      </w:r>
      <w:proofErr w:type="spellStart"/>
      <w:r w:rsidR="00B02203" w:rsidRPr="00D34731">
        <w:rPr>
          <w:rFonts w:ascii="標楷體" w:eastAsia="標楷體" w:hAnsi="標楷體" w:hint="eastAsia"/>
          <w:sz w:val="20"/>
          <w:szCs w:val="20"/>
          <w:highlight w:val="yellow"/>
        </w:rPr>
        <w:t>D,D</w:t>
      </w:r>
      <w:r w:rsidR="00B02203" w:rsidRPr="00D34731">
        <w:rPr>
          <w:rFonts w:ascii="標楷體" w:eastAsia="標楷體" w:hAnsi="標楷體" w:hint="eastAsia"/>
          <w:sz w:val="20"/>
          <w:szCs w:val="20"/>
          <w:highlight w:val="yellow"/>
          <w:vertAlign w:val="subscript"/>
        </w:rPr>
        <w:t>y</w:t>
      </w:r>
      <w:proofErr w:type="spellEnd"/>
      <w:r w:rsidR="00B02203" w:rsidRPr="00D34731">
        <w:rPr>
          <w:rFonts w:ascii="標楷體" w:eastAsia="標楷體" w:hAnsi="標楷體" w:hint="eastAsia"/>
          <w:sz w:val="20"/>
          <w:szCs w:val="20"/>
          <w:highlight w:val="yellow"/>
        </w:rPr>
        <w:t>/D</w:t>
      </w:r>
      <w:r w:rsidR="00B02203" w:rsidRPr="00D34731">
        <w:rPr>
          <w:rFonts w:ascii="標楷體" w:eastAsia="標楷體" w:hAnsi="標楷體" w:hint="eastAsia"/>
          <w:sz w:val="20"/>
          <w:szCs w:val="20"/>
          <w:highlight w:val="yellow"/>
          <w:vertAlign w:val="subscript"/>
        </w:rPr>
        <w:t>I</w:t>
      </w:r>
    </w:p>
    <w:p w:rsidR="005424CA" w:rsidRPr="00D34731" w:rsidRDefault="00A26EDE" w:rsidP="00D34731">
      <w:pPr>
        <w:spacing w:line="276" w:lineRule="auto"/>
        <w:jc w:val="left"/>
        <w:rPr>
          <w:rFonts w:ascii="標楷體" w:eastAsia="標楷體" w:hAnsi="標楷體"/>
          <w:sz w:val="20"/>
          <w:szCs w:val="20"/>
        </w:rPr>
      </w:pPr>
      <w:ins w:id="143" w:author="user" w:date="2017-11-08T16:43:00Z">
        <w:r>
          <w:rPr>
            <w:rFonts w:ascii="標楷體" w:eastAsia="標楷體" w:hAnsi="標楷體" w:hint="eastAsia"/>
            <w:sz w:val="20"/>
            <w:szCs w:val="20"/>
          </w:rPr>
          <w:t>考古</w:t>
        </w:r>
      </w:ins>
    </w:p>
    <w:p w:rsidR="009A296B" w:rsidRPr="00D34731" w:rsidRDefault="009A296B" w:rsidP="00D34731">
      <w:pPr>
        <w:spacing w:line="276" w:lineRule="auto"/>
        <w:jc w:val="left"/>
        <w:rPr>
          <w:rFonts w:ascii="標楷體" w:eastAsia="標楷體" w:hAnsi="標楷體"/>
          <w:sz w:val="20"/>
          <w:szCs w:val="20"/>
        </w:rPr>
      </w:pPr>
    </w:p>
    <w:p w:rsidR="009A296B" w:rsidRPr="00D34731" w:rsidRDefault="009A296B"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89.(C)是常見</w:t>
      </w:r>
      <w:proofErr w:type="gramStart"/>
      <w:r w:rsidRPr="00D34731">
        <w:rPr>
          <w:rFonts w:ascii="標楷體" w:eastAsia="標楷體" w:hAnsi="標楷體" w:hint="eastAsia"/>
          <w:sz w:val="20"/>
          <w:szCs w:val="20"/>
        </w:rPr>
        <w:t>的近接治療</w:t>
      </w:r>
      <w:proofErr w:type="gramEnd"/>
      <w:r w:rsidRPr="00D34731">
        <w:rPr>
          <w:rFonts w:ascii="標楷體" w:eastAsia="標楷體" w:hAnsi="標楷體" w:hint="eastAsia"/>
          <w:sz w:val="20"/>
          <w:szCs w:val="20"/>
        </w:rPr>
        <w:t>射源，以下對於其物理分裂特性的敘述，何者錯誤？</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A)半衰期為73.8天</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B)常被用來做永久</w:t>
      </w:r>
      <w:proofErr w:type="gramStart"/>
      <w:r w:rsidRPr="00D34731">
        <w:rPr>
          <w:rFonts w:ascii="標楷體" w:eastAsia="標楷體" w:hAnsi="標楷體" w:hint="eastAsia"/>
          <w:sz w:val="20"/>
          <w:szCs w:val="20"/>
        </w:rPr>
        <w:t>插播射</w:t>
      </w:r>
      <w:proofErr w:type="gramEnd"/>
      <w:r w:rsidRPr="00D34731">
        <w:rPr>
          <w:rFonts w:ascii="標楷體" w:eastAsia="標楷體" w:hAnsi="標楷體" w:hint="eastAsia"/>
          <w:sz w:val="20"/>
          <w:szCs w:val="20"/>
        </w:rPr>
        <w:t>源</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 xml:space="preserve">C)所釋出的平均電子能量僅有0.38 </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D)釋出平均0.028 MeV的光子能量</w:t>
      </w:r>
    </w:p>
    <w:p w:rsidR="009A296B" w:rsidRPr="00D34731" w:rsidRDefault="009A296B" w:rsidP="00D34731">
      <w:pPr>
        <w:spacing w:line="276" w:lineRule="auto"/>
        <w:rPr>
          <w:rFonts w:ascii="標楷體" w:eastAsia="標楷體" w:hAnsi="標楷體"/>
          <w:sz w:val="20"/>
          <w:szCs w:val="20"/>
        </w:rPr>
      </w:pPr>
    </w:p>
    <w:p w:rsidR="009A296B" w:rsidRPr="00D34731" w:rsidRDefault="009A296B" w:rsidP="00D34731">
      <w:pPr>
        <w:spacing w:line="276" w:lineRule="auto"/>
        <w:rPr>
          <w:rFonts w:ascii="標楷體" w:eastAsia="標楷體" w:hAnsi="標楷體"/>
          <w:sz w:val="20"/>
          <w:szCs w:val="20"/>
        </w:rPr>
      </w:pPr>
    </w:p>
    <w:p w:rsidR="009A296B" w:rsidRPr="00D34731" w:rsidRDefault="009A296B" w:rsidP="00D34731">
      <w:pPr>
        <w:spacing w:line="276" w:lineRule="auto"/>
        <w:rPr>
          <w:rFonts w:ascii="標楷體" w:eastAsia="標楷體" w:hAnsi="標楷體"/>
          <w:sz w:val="20"/>
          <w:szCs w:val="20"/>
        </w:rPr>
      </w:pPr>
      <w:r w:rsidRPr="00D34731">
        <w:rPr>
          <w:rFonts w:ascii="標楷體" w:eastAsia="標楷體" w:hAnsi="標楷體" w:hint="eastAsia"/>
          <w:sz w:val="20"/>
          <w:szCs w:val="20"/>
        </w:rPr>
        <w:t>90.(A)下列不同能量光子</w:t>
      </w:r>
      <w:proofErr w:type="gramStart"/>
      <w:r w:rsidRPr="00D34731">
        <w:rPr>
          <w:rFonts w:ascii="標楷體" w:eastAsia="標楷體" w:hAnsi="標楷體" w:hint="eastAsia"/>
          <w:sz w:val="20"/>
          <w:szCs w:val="20"/>
        </w:rPr>
        <w:t>射束中</w:t>
      </w:r>
      <w:proofErr w:type="gramEnd"/>
      <w:r w:rsidRPr="00D34731">
        <w:rPr>
          <w:rFonts w:ascii="標楷體" w:eastAsia="標楷體" w:hAnsi="標楷體" w:hint="eastAsia"/>
          <w:sz w:val="20"/>
          <w:szCs w:val="20"/>
        </w:rPr>
        <w:t>，何者皮膚劑量最大?</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w:t>
      </w:r>
      <w:r w:rsidR="001C4254"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Co-6</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w:t>
      </w:r>
      <w:r w:rsidR="001C4254"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4 MV</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C)</w:t>
      </w:r>
      <w:r w:rsidR="001C4254" w:rsidRPr="00D34731">
        <w:rPr>
          <w:rFonts w:ascii="標楷體" w:eastAsia="標楷體" w:hAnsi="標楷體" w:hint="eastAsia"/>
          <w:sz w:val="20"/>
          <w:szCs w:val="20"/>
        </w:rPr>
        <w:t xml:space="preserve"> </w:t>
      </w:r>
      <w:r w:rsidRPr="00D34731">
        <w:rPr>
          <w:rFonts w:ascii="標楷體" w:eastAsia="標楷體" w:hAnsi="標楷體" w:hint="eastAsia"/>
          <w:sz w:val="20"/>
          <w:szCs w:val="20"/>
        </w:rPr>
        <w:t>10 MV</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D) 25 MV</w:t>
      </w:r>
    </w:p>
    <w:p w:rsidR="009A296B" w:rsidRPr="00D34731" w:rsidRDefault="009A296B" w:rsidP="00D34731">
      <w:pPr>
        <w:spacing w:line="276" w:lineRule="auto"/>
        <w:ind w:left="590" w:hangingChars="295" w:hanging="590"/>
        <w:rPr>
          <w:rFonts w:ascii="標楷體" w:eastAsia="標楷體" w:hAnsi="標楷體"/>
          <w:sz w:val="20"/>
          <w:szCs w:val="20"/>
        </w:rPr>
      </w:pPr>
      <w:r w:rsidRPr="00D34731">
        <w:rPr>
          <w:rFonts w:ascii="標楷體" w:eastAsia="標楷體" w:hAnsi="標楷體" w:hint="eastAsia"/>
          <w:sz w:val="20"/>
          <w:szCs w:val="20"/>
        </w:rPr>
        <w:t>91.(B)游離輻射防護安全標準中規定輻射工作人員職業曝露之劑量限值，下列何者錯誤?</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A)每連續五年週期之有效劑量不得超過一百毫西</w:t>
      </w:r>
      <w:proofErr w:type="gramStart"/>
      <w:r w:rsidRPr="00D34731">
        <w:rPr>
          <w:rFonts w:ascii="標楷體" w:eastAsia="標楷體" w:hAnsi="標楷體" w:hint="eastAsia"/>
          <w:sz w:val="20"/>
          <w:szCs w:val="20"/>
        </w:rPr>
        <w:t>弗</w:t>
      </w:r>
      <w:proofErr w:type="gramEnd"/>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B)任何單一年內之有效劑量不得超過二十毫西</w:t>
      </w:r>
      <w:proofErr w:type="gramStart"/>
      <w:r w:rsidRPr="00D34731">
        <w:rPr>
          <w:rFonts w:ascii="標楷體" w:eastAsia="標楷體" w:hAnsi="標楷體" w:hint="eastAsia"/>
          <w:sz w:val="20"/>
          <w:szCs w:val="20"/>
        </w:rPr>
        <w:t>弗</w:t>
      </w:r>
      <w:proofErr w:type="gramEnd"/>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C)眼球水晶體之等價劑量於</w:t>
      </w:r>
      <w:proofErr w:type="gramStart"/>
      <w:r w:rsidRPr="00D34731">
        <w:rPr>
          <w:rFonts w:ascii="標楷體" w:eastAsia="標楷體" w:hAnsi="標楷體" w:hint="eastAsia"/>
          <w:sz w:val="20"/>
          <w:szCs w:val="20"/>
        </w:rPr>
        <w:t>一</w:t>
      </w:r>
      <w:proofErr w:type="gramEnd"/>
      <w:r w:rsidRPr="00D34731">
        <w:rPr>
          <w:rFonts w:ascii="標楷體" w:eastAsia="標楷體" w:hAnsi="標楷體" w:hint="eastAsia"/>
          <w:sz w:val="20"/>
          <w:szCs w:val="20"/>
        </w:rPr>
        <w:t>年內不得超過一百五十毫西</w:t>
      </w:r>
      <w:proofErr w:type="gramStart"/>
      <w:r w:rsidRPr="00D34731">
        <w:rPr>
          <w:rFonts w:ascii="標楷體" w:eastAsia="標楷體" w:hAnsi="標楷體" w:hint="eastAsia"/>
          <w:sz w:val="20"/>
          <w:szCs w:val="20"/>
        </w:rPr>
        <w:t>弗</w:t>
      </w:r>
      <w:proofErr w:type="gramEnd"/>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D)皮膚或四肢之等價劑量於</w:t>
      </w:r>
      <w:proofErr w:type="gramStart"/>
      <w:r w:rsidRPr="00D34731">
        <w:rPr>
          <w:rFonts w:ascii="標楷體" w:eastAsia="標楷體" w:hAnsi="標楷體" w:hint="eastAsia"/>
          <w:sz w:val="20"/>
          <w:szCs w:val="20"/>
        </w:rPr>
        <w:t>一</w:t>
      </w:r>
      <w:proofErr w:type="gramEnd"/>
      <w:r w:rsidRPr="00D34731">
        <w:rPr>
          <w:rFonts w:ascii="標楷體" w:eastAsia="標楷體" w:hAnsi="標楷體" w:hint="eastAsia"/>
          <w:sz w:val="20"/>
          <w:szCs w:val="20"/>
        </w:rPr>
        <w:t>年內不得超過五百毫西</w:t>
      </w:r>
      <w:proofErr w:type="gramStart"/>
      <w:r w:rsidRPr="00D34731">
        <w:rPr>
          <w:rFonts w:ascii="標楷體" w:eastAsia="標楷體" w:hAnsi="標楷體" w:hint="eastAsia"/>
          <w:sz w:val="20"/>
          <w:szCs w:val="20"/>
        </w:rPr>
        <w:t>弗</w:t>
      </w:r>
      <w:proofErr w:type="gramEnd"/>
    </w:p>
    <w:p w:rsidR="009A296B" w:rsidRPr="00D34731" w:rsidRDefault="009A296B" w:rsidP="00D34731">
      <w:pPr>
        <w:spacing w:line="276" w:lineRule="auto"/>
        <w:ind w:left="590" w:hangingChars="295" w:hanging="590"/>
        <w:rPr>
          <w:rFonts w:ascii="標楷體" w:eastAsia="標楷體" w:hAnsi="標楷體"/>
          <w:sz w:val="20"/>
          <w:szCs w:val="20"/>
        </w:rPr>
      </w:pPr>
      <w:r w:rsidRPr="00D34731">
        <w:rPr>
          <w:rFonts w:ascii="標楷體" w:eastAsia="標楷體" w:hAnsi="標楷體" w:hint="eastAsia"/>
          <w:sz w:val="20"/>
          <w:szCs w:val="20"/>
        </w:rPr>
        <w:t>92.(C)游離輻射防護法第31條規定基於教學需要在合格人員指導下從事操作訓練者，如接受臨床訓練之醫師，需接受操作程序及輻射防護講習，時數不得小於幾小時?</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lastRenderedPageBreak/>
        <w:t>A)一小時</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B)二小時</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C)三小時</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D)十八小時</w:t>
      </w:r>
    </w:p>
    <w:p w:rsidR="009A296B" w:rsidRPr="00D34731" w:rsidRDefault="009A296B" w:rsidP="00D34731">
      <w:pPr>
        <w:spacing w:line="276" w:lineRule="auto"/>
        <w:ind w:left="590" w:hangingChars="295" w:hanging="590"/>
        <w:rPr>
          <w:rFonts w:ascii="標楷體" w:eastAsia="標楷體" w:hAnsi="標楷體"/>
          <w:sz w:val="20"/>
          <w:szCs w:val="20"/>
        </w:rPr>
      </w:pPr>
      <w:r w:rsidRPr="00D34731">
        <w:rPr>
          <w:rFonts w:ascii="標楷體" w:eastAsia="標楷體" w:hAnsi="標楷體" w:hint="eastAsia"/>
          <w:sz w:val="20"/>
          <w:szCs w:val="20"/>
        </w:rPr>
        <w:t>93.(D)使用放射線物質成可發生游離</w:t>
      </w:r>
      <w:proofErr w:type="gramStart"/>
      <w:r w:rsidRPr="00D34731">
        <w:rPr>
          <w:rFonts w:ascii="標楷體" w:eastAsia="標楷體" w:hAnsi="標楷體" w:hint="eastAsia"/>
          <w:sz w:val="20"/>
          <w:szCs w:val="20"/>
        </w:rPr>
        <w:t>輻</w:t>
      </w:r>
      <w:proofErr w:type="gramEnd"/>
      <w:r w:rsidRPr="00D34731">
        <w:rPr>
          <w:rFonts w:ascii="標楷體" w:eastAsia="標楷體" w:hAnsi="標楷體" w:hint="eastAsia"/>
          <w:sz w:val="20"/>
          <w:szCs w:val="20"/>
        </w:rPr>
        <w:t>設備之許可證，最多可使用幾年就必須重新審查核發?</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A)1年</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B)2年</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C)3年</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D)5年</w:t>
      </w:r>
    </w:p>
    <w:p w:rsidR="009A296B" w:rsidRPr="00D34731" w:rsidRDefault="009A296B" w:rsidP="00D34731">
      <w:pPr>
        <w:spacing w:line="276" w:lineRule="auto"/>
        <w:ind w:left="590" w:hangingChars="295" w:hanging="590"/>
        <w:rPr>
          <w:rFonts w:ascii="標楷體" w:eastAsia="標楷體" w:hAnsi="標楷體"/>
          <w:sz w:val="20"/>
          <w:szCs w:val="20"/>
        </w:rPr>
      </w:pPr>
      <w:r w:rsidRPr="00D34731">
        <w:rPr>
          <w:rFonts w:ascii="標楷體" w:eastAsia="標楷體" w:hAnsi="標楷體" w:hint="eastAsia"/>
          <w:sz w:val="20"/>
          <w:szCs w:val="20"/>
        </w:rPr>
        <w:t>94.(B)女性輻射工作人員告知雇主懷孕後，其</w:t>
      </w:r>
      <w:r w:rsidRPr="00D34731">
        <w:rPr>
          <w:rFonts w:ascii="標楷體" w:eastAsia="標楷體" w:hAnsi="標楷體" w:hint="eastAsia"/>
          <w:sz w:val="20"/>
          <w:szCs w:val="20"/>
          <w:highlight w:val="yellow"/>
        </w:rPr>
        <w:t>基於</w:t>
      </w:r>
      <w:r w:rsidRPr="00D34731">
        <w:rPr>
          <w:rFonts w:ascii="標楷體" w:eastAsia="標楷體" w:hAnsi="標楷體" w:hint="eastAsia"/>
          <w:sz w:val="20"/>
          <w:szCs w:val="20"/>
        </w:rPr>
        <w:t>懷孕期間下腹部表面之等價劑量不得超過多少劑量?</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A)一毫西</w:t>
      </w:r>
      <w:proofErr w:type="gramStart"/>
      <w:r w:rsidRPr="00D34731">
        <w:rPr>
          <w:rFonts w:ascii="標楷體" w:eastAsia="標楷體" w:hAnsi="標楷體" w:hint="eastAsia"/>
          <w:sz w:val="20"/>
          <w:szCs w:val="20"/>
        </w:rPr>
        <w:t>弗</w:t>
      </w:r>
      <w:proofErr w:type="gramEnd"/>
    </w:p>
    <w:p w:rsidR="009A296B" w:rsidRPr="00D34731" w:rsidRDefault="000432DF"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B)二</w:t>
      </w:r>
      <w:r w:rsidR="009A296B" w:rsidRPr="00D34731">
        <w:rPr>
          <w:rFonts w:ascii="標楷體" w:eastAsia="標楷體" w:hAnsi="標楷體" w:hint="eastAsia"/>
          <w:sz w:val="20"/>
          <w:szCs w:val="20"/>
        </w:rPr>
        <w:t>毫西</w:t>
      </w:r>
      <w:proofErr w:type="gramStart"/>
      <w:r w:rsidR="009A296B" w:rsidRPr="00D34731">
        <w:rPr>
          <w:rFonts w:ascii="標楷體" w:eastAsia="標楷體" w:hAnsi="標楷體" w:hint="eastAsia"/>
          <w:sz w:val="20"/>
          <w:szCs w:val="20"/>
        </w:rPr>
        <w:t>弗</w:t>
      </w:r>
      <w:proofErr w:type="gramEnd"/>
    </w:p>
    <w:p w:rsidR="009A296B" w:rsidRPr="00D34731" w:rsidRDefault="009A296B" w:rsidP="00D34731">
      <w:pPr>
        <w:spacing w:line="276" w:lineRule="auto"/>
        <w:ind w:firstLineChars="295" w:firstLine="590"/>
        <w:rPr>
          <w:rFonts w:ascii="標楷體" w:eastAsia="標楷體" w:hAnsi="標楷體"/>
          <w:sz w:val="20"/>
          <w:szCs w:val="20"/>
          <w:highlight w:val="yellow"/>
        </w:rPr>
      </w:pPr>
      <w:r w:rsidRPr="00D34731">
        <w:rPr>
          <w:rFonts w:ascii="標楷體" w:eastAsia="標楷體" w:hAnsi="標楷體" w:hint="eastAsia"/>
          <w:sz w:val="20"/>
          <w:szCs w:val="20"/>
          <w:highlight w:val="yellow"/>
        </w:rPr>
        <w:t>C)</w:t>
      </w:r>
    </w:p>
    <w:p w:rsidR="009A296B" w:rsidRPr="00D34731" w:rsidRDefault="009A296B"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highlight w:val="yellow"/>
        </w:rPr>
        <w:t>D)</w:t>
      </w:r>
    </w:p>
    <w:p w:rsidR="007C5D2B" w:rsidRPr="00D34731" w:rsidRDefault="007C5D2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95.(C)依規定，在職之輻射工作人員之定期教育訓練，每人每年受訓時數須為X小時以上，且訓練紀錄應至少保存Y年，其中X 與 Y分別為多少？</w:t>
      </w:r>
    </w:p>
    <w:p w:rsidR="007C5D2B" w:rsidRPr="00D34731" w:rsidRDefault="007C5D2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A)3與5</w:t>
      </w:r>
    </w:p>
    <w:p w:rsidR="007C5D2B" w:rsidRPr="00D34731" w:rsidRDefault="007C5D2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B)6與5</w:t>
      </w:r>
    </w:p>
    <w:p w:rsidR="007C5D2B" w:rsidRPr="00D34731" w:rsidRDefault="007C5D2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C)3與10</w:t>
      </w:r>
    </w:p>
    <w:p w:rsidR="007C5D2B" w:rsidRPr="00D34731" w:rsidRDefault="007C5D2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D)6與10</w:t>
      </w:r>
    </w:p>
    <w:p w:rsidR="007C5D2B" w:rsidRPr="00D34731" w:rsidRDefault="007C5D2B"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96.(C)操作放射性物質成可發生游離輻射設備之人員，應受主管機關指定之訓練，並領有輻射安全證書成執照，但領有輻射相關執業執照，經主管機關認可者，不在此限。法規所定之輻射相關執業執照不包括下列何者？</w:t>
      </w:r>
    </w:p>
    <w:p w:rsidR="004A0DF3" w:rsidRPr="00D34731" w:rsidRDefault="007C5D2B" w:rsidP="00D34731">
      <w:pPr>
        <w:spacing w:line="276" w:lineRule="auto"/>
        <w:ind w:firstLineChars="295" w:firstLine="590"/>
        <w:rPr>
          <w:rFonts w:ascii="標楷體" w:eastAsia="標楷體" w:hAnsi="標楷體"/>
          <w:sz w:val="20"/>
          <w:szCs w:val="20"/>
        </w:rPr>
      </w:pPr>
      <w:r w:rsidRPr="00D34731">
        <w:rPr>
          <w:rFonts w:ascii="標楷體" w:eastAsia="標楷體" w:hAnsi="標楷體"/>
          <w:sz w:val="20"/>
          <w:szCs w:val="20"/>
        </w:rPr>
        <w:t>A)</w:t>
      </w:r>
      <w:r w:rsidR="004A0DF3" w:rsidRPr="00D34731">
        <w:rPr>
          <w:rFonts w:ascii="標楷體" w:eastAsia="標楷體" w:hAnsi="標楷體" w:hint="eastAsia"/>
          <w:sz w:val="20"/>
          <w:szCs w:val="20"/>
        </w:rPr>
        <w:t>放射線科、核子醫學科專業醫師執業執照</w:t>
      </w:r>
    </w:p>
    <w:p w:rsidR="007C5D2B" w:rsidRPr="00D34731" w:rsidRDefault="00031799"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w:t>
      </w:r>
      <w:r w:rsidR="00A73D95" w:rsidRPr="00D34731">
        <w:rPr>
          <w:rFonts w:ascii="標楷體" w:eastAsia="標楷體" w:hAnsi="標楷體" w:hint="eastAsia"/>
          <w:sz w:val="20"/>
          <w:szCs w:val="20"/>
        </w:rPr>
        <w:t>依</w:t>
      </w:r>
      <w:proofErr w:type="gramStart"/>
      <w:r w:rsidR="00A73D95" w:rsidRPr="00D34731">
        <w:rPr>
          <w:rFonts w:ascii="標楷體" w:eastAsia="標楷體" w:hAnsi="標楷體" w:hint="eastAsia"/>
          <w:sz w:val="20"/>
          <w:szCs w:val="20"/>
        </w:rPr>
        <w:t>醫</w:t>
      </w:r>
      <w:proofErr w:type="gramEnd"/>
      <w:r w:rsidR="00A73D95" w:rsidRPr="00D34731">
        <w:rPr>
          <w:rFonts w:ascii="標楷體" w:eastAsia="標楷體" w:hAnsi="標楷體" w:hint="eastAsia"/>
          <w:sz w:val="20"/>
          <w:szCs w:val="20"/>
        </w:rPr>
        <w:t>事放射師法核發之執業執照</w:t>
      </w:r>
    </w:p>
    <w:p w:rsidR="007C5D2B" w:rsidRPr="00D34731" w:rsidRDefault="007C5D2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sz w:val="20"/>
          <w:szCs w:val="20"/>
        </w:rPr>
        <w:t>C)</w:t>
      </w:r>
      <w:r w:rsidR="00F22FF0" w:rsidRPr="00D34731">
        <w:rPr>
          <w:rFonts w:ascii="標楷體" w:eastAsia="標楷體" w:hAnsi="標楷體" w:hint="eastAsia"/>
          <w:sz w:val="20"/>
          <w:szCs w:val="20"/>
        </w:rPr>
        <w:t>醫學院之教授</w:t>
      </w:r>
    </w:p>
    <w:p w:rsidR="007C5D2B" w:rsidRPr="00D34731" w:rsidRDefault="007C5D2B"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w:t>
      </w:r>
      <w:proofErr w:type="gramStart"/>
      <w:r w:rsidRPr="00D34731">
        <w:rPr>
          <w:rFonts w:ascii="標楷體" w:eastAsia="標楷體" w:hAnsi="標楷體" w:hint="eastAsia"/>
          <w:sz w:val="20"/>
          <w:szCs w:val="20"/>
        </w:rPr>
        <w:t>）</w:t>
      </w:r>
      <w:r w:rsidR="0002291D" w:rsidRPr="00D34731">
        <w:rPr>
          <w:rFonts w:ascii="標楷體" w:eastAsia="標楷體" w:hAnsi="標楷體" w:hint="eastAsia"/>
          <w:sz w:val="20"/>
          <w:szCs w:val="20"/>
        </w:rPr>
        <w:t>高活度放射性</w:t>
      </w:r>
      <w:proofErr w:type="gramEnd"/>
      <w:r w:rsidR="0002291D" w:rsidRPr="00D34731">
        <w:rPr>
          <w:rFonts w:ascii="標楷體" w:eastAsia="標楷體" w:hAnsi="標楷體" w:hint="eastAsia"/>
          <w:sz w:val="20"/>
          <w:szCs w:val="20"/>
        </w:rPr>
        <w:t>物質運轉人員證書</w:t>
      </w:r>
    </w:p>
    <w:p w:rsidR="004A0DF3" w:rsidRPr="00D34731" w:rsidRDefault="004A0DF3" w:rsidP="00D34731">
      <w:pPr>
        <w:spacing w:line="276" w:lineRule="auto"/>
        <w:ind w:left="590" w:hangingChars="295" w:hanging="590"/>
        <w:rPr>
          <w:rFonts w:ascii="標楷體" w:eastAsia="標楷體" w:hAnsi="標楷體"/>
          <w:sz w:val="20"/>
          <w:szCs w:val="20"/>
        </w:rPr>
      </w:pPr>
      <w:r w:rsidRPr="00D34731">
        <w:rPr>
          <w:rFonts w:ascii="標楷體" w:eastAsia="標楷體" w:hAnsi="標楷體" w:hint="eastAsia"/>
          <w:sz w:val="20"/>
          <w:szCs w:val="20"/>
        </w:rPr>
        <w:t>97(D)「游離輻射防護法」對在職之輻射工作人員，+不接受教育訓練或醫務監護，處新臺幣多少元以下罰緩?</w:t>
      </w:r>
    </w:p>
    <w:p w:rsidR="004A0DF3" w:rsidRPr="00D34731" w:rsidRDefault="004A0DF3"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A)三仟元</w:t>
      </w:r>
    </w:p>
    <w:p w:rsidR="004A0DF3" w:rsidRPr="00D34731" w:rsidRDefault="004A0DF3"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t>B)五仟元</w:t>
      </w:r>
    </w:p>
    <w:p w:rsidR="004A0DF3" w:rsidRPr="00D34731" w:rsidRDefault="004A0DF3" w:rsidP="00D34731">
      <w:pPr>
        <w:spacing w:line="276" w:lineRule="auto"/>
        <w:ind w:firstLineChars="295" w:firstLine="590"/>
        <w:rPr>
          <w:rFonts w:ascii="標楷體" w:eastAsia="標楷體" w:hAnsi="標楷體"/>
          <w:sz w:val="20"/>
          <w:szCs w:val="20"/>
        </w:rPr>
      </w:pPr>
      <w:r w:rsidRPr="00D34731">
        <w:rPr>
          <w:rFonts w:ascii="標楷體" w:eastAsia="標楷體" w:hAnsi="標楷體"/>
          <w:sz w:val="20"/>
          <w:szCs w:val="20"/>
        </w:rPr>
        <w:t>C</w:t>
      </w:r>
      <w:r w:rsidRPr="00D34731">
        <w:rPr>
          <w:rFonts w:ascii="標楷體" w:eastAsia="標楷體" w:hAnsi="標楷體" w:hint="eastAsia"/>
          <w:sz w:val="20"/>
          <w:szCs w:val="20"/>
        </w:rPr>
        <w:t>)一萬元</w:t>
      </w:r>
    </w:p>
    <w:p w:rsidR="004A0DF3" w:rsidRPr="00D34731" w:rsidRDefault="004A0DF3" w:rsidP="00D34731">
      <w:pPr>
        <w:spacing w:line="276" w:lineRule="auto"/>
        <w:ind w:firstLineChars="295" w:firstLine="590"/>
        <w:rPr>
          <w:rFonts w:ascii="標楷體" w:eastAsia="標楷體" w:hAnsi="標楷體"/>
          <w:sz w:val="20"/>
          <w:szCs w:val="20"/>
        </w:rPr>
      </w:pPr>
      <w:r w:rsidRPr="00D34731">
        <w:rPr>
          <w:rFonts w:ascii="標楷體" w:eastAsia="標楷體" w:hAnsi="標楷體" w:hint="eastAsia"/>
          <w:sz w:val="20"/>
          <w:szCs w:val="20"/>
        </w:rPr>
        <w:lastRenderedPageBreak/>
        <w:t>D)二萬元</w:t>
      </w:r>
    </w:p>
    <w:p w:rsidR="00A05AC9" w:rsidRPr="00D34731" w:rsidRDefault="00A05AC9"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98.(B)雇主應對輻射工作人員實施個別劑量監測，經評估輻射作業對輻射工作人員一年之曝露不可能超過劑量限度之一定比例者，得以作業環境監測或個別劑量抽樣監測代之。其一定比例，為劑量限度之幾分之幾？</w:t>
      </w:r>
    </w:p>
    <w:p w:rsidR="00A05AC9" w:rsidRPr="00D34731" w:rsidRDefault="00A05AC9"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A)1</w:t>
      </w:r>
      <w:proofErr w:type="gramEnd"/>
      <w:r w:rsidRPr="00D34731">
        <w:rPr>
          <w:rFonts w:ascii="標楷體" w:eastAsia="標楷體" w:hAnsi="標楷體"/>
          <w:sz w:val="20"/>
          <w:szCs w:val="20"/>
        </w:rPr>
        <w:t>/10</w:t>
      </w:r>
    </w:p>
    <w:p w:rsidR="00A05AC9" w:rsidRPr="00D34731" w:rsidRDefault="00A05AC9"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B)3</w:t>
      </w:r>
      <w:proofErr w:type="gramEnd"/>
      <w:r w:rsidRPr="00D34731">
        <w:rPr>
          <w:rFonts w:ascii="標楷體" w:eastAsia="標楷體" w:hAnsi="標楷體"/>
          <w:sz w:val="20"/>
          <w:szCs w:val="20"/>
        </w:rPr>
        <w:t>/10</w:t>
      </w:r>
    </w:p>
    <w:p w:rsidR="00A05AC9" w:rsidRPr="00D34731" w:rsidRDefault="00A05AC9"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C)1</w:t>
      </w:r>
      <w:proofErr w:type="gramEnd"/>
      <w:r w:rsidRPr="00D34731">
        <w:rPr>
          <w:rFonts w:ascii="標楷體" w:eastAsia="標楷體" w:hAnsi="標楷體"/>
          <w:sz w:val="20"/>
          <w:szCs w:val="20"/>
        </w:rPr>
        <w:t>/2</w:t>
      </w:r>
    </w:p>
    <w:p w:rsidR="00A05AC9" w:rsidRPr="00D34731" w:rsidRDefault="00A05AC9" w:rsidP="00D34731">
      <w:pPr>
        <w:spacing w:line="276" w:lineRule="auto"/>
        <w:ind w:firstLineChars="295" w:firstLine="590"/>
        <w:jc w:val="left"/>
        <w:rPr>
          <w:rFonts w:ascii="標楷體" w:eastAsia="標楷體" w:hAnsi="標楷體"/>
          <w:sz w:val="20"/>
          <w:szCs w:val="20"/>
        </w:rPr>
      </w:pPr>
      <w:proofErr w:type="gramStart"/>
      <w:r w:rsidRPr="00D34731">
        <w:rPr>
          <w:rFonts w:ascii="標楷體" w:eastAsia="標楷體" w:hAnsi="標楷體"/>
          <w:sz w:val="20"/>
          <w:szCs w:val="20"/>
        </w:rPr>
        <w:t>D)2</w:t>
      </w:r>
      <w:proofErr w:type="gramEnd"/>
      <w:r w:rsidRPr="00D34731">
        <w:rPr>
          <w:rFonts w:ascii="標楷體" w:eastAsia="標楷體" w:hAnsi="標楷體"/>
          <w:sz w:val="20"/>
          <w:szCs w:val="20"/>
        </w:rPr>
        <w:t>/3</w:t>
      </w:r>
    </w:p>
    <w:p w:rsidR="00A05AC9" w:rsidRPr="00D34731" w:rsidRDefault="00A05AC9" w:rsidP="00D34731">
      <w:pPr>
        <w:spacing w:line="276" w:lineRule="auto"/>
        <w:jc w:val="left"/>
        <w:rPr>
          <w:rFonts w:ascii="標楷體" w:eastAsia="標楷體" w:hAnsi="標楷體"/>
          <w:sz w:val="20"/>
          <w:szCs w:val="20"/>
        </w:rPr>
      </w:pPr>
      <w:r w:rsidRPr="00D34731">
        <w:rPr>
          <w:rFonts w:ascii="標楷體" w:eastAsia="標楷體" w:hAnsi="標楷體" w:hint="eastAsia"/>
          <w:sz w:val="20"/>
          <w:szCs w:val="20"/>
        </w:rPr>
        <w:t>99.(D)下列何者未列為應實施醫療曝露品質保證作業之設備或物質？</w:t>
      </w:r>
    </w:p>
    <w:p w:rsidR="00A05AC9" w:rsidRPr="00D34731" w:rsidRDefault="0082585C"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w:t>
      </w:r>
      <w:r w:rsidR="00A05AC9" w:rsidRPr="00D34731">
        <w:rPr>
          <w:rFonts w:ascii="標楷體" w:eastAsia="標楷體" w:hAnsi="標楷體" w:hint="eastAsia"/>
          <w:sz w:val="20"/>
          <w:szCs w:val="20"/>
        </w:rPr>
        <w:t>電腦斷層治療機、電腦斷層模擬定位掃描儀</w:t>
      </w:r>
    </w:p>
    <w:p w:rsidR="00A05AC9" w:rsidRPr="00D34731" w:rsidRDefault="00A05AC9"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w:t>
      </w:r>
      <w:proofErr w:type="gramStart"/>
      <w:r w:rsidRPr="00D34731">
        <w:rPr>
          <w:rFonts w:ascii="標楷體" w:eastAsia="標楷體" w:hAnsi="標楷體" w:hint="eastAsia"/>
          <w:sz w:val="20"/>
          <w:szCs w:val="20"/>
        </w:rPr>
        <w:t>醫</w:t>
      </w:r>
      <w:proofErr w:type="gramEnd"/>
      <w:r w:rsidRPr="00D34731">
        <w:rPr>
          <w:rFonts w:ascii="標楷體" w:eastAsia="標楷體" w:hAnsi="標楷體" w:hint="eastAsia"/>
          <w:sz w:val="20"/>
          <w:szCs w:val="20"/>
        </w:rPr>
        <w:t>用直線加速器、</w:t>
      </w:r>
      <w:r w:rsidR="0082585C" w:rsidRPr="00D34731">
        <w:rPr>
          <w:rFonts w:ascii="標楷體" w:eastAsia="標楷體" w:hAnsi="標楷體" w:hint="eastAsia"/>
          <w:sz w:val="20"/>
          <w:szCs w:val="20"/>
        </w:rPr>
        <w:t>遙</w:t>
      </w:r>
      <w:r w:rsidRPr="00D34731">
        <w:rPr>
          <w:rFonts w:ascii="標楷體" w:eastAsia="標楷體" w:hAnsi="標楷體" w:hint="eastAsia"/>
          <w:sz w:val="20"/>
          <w:szCs w:val="20"/>
        </w:rPr>
        <w:t>控</w:t>
      </w:r>
      <w:proofErr w:type="gramStart"/>
      <w:r w:rsidRPr="00D34731">
        <w:rPr>
          <w:rFonts w:ascii="標楷體" w:eastAsia="標楷體" w:hAnsi="標楷體" w:hint="eastAsia"/>
          <w:sz w:val="20"/>
          <w:szCs w:val="20"/>
        </w:rPr>
        <w:t>後荷式近接</w:t>
      </w:r>
      <w:proofErr w:type="gramEnd"/>
      <w:r w:rsidRPr="00D34731">
        <w:rPr>
          <w:rFonts w:ascii="標楷體" w:eastAsia="標楷體" w:hAnsi="標楷體" w:hint="eastAsia"/>
          <w:sz w:val="20"/>
          <w:szCs w:val="20"/>
        </w:rPr>
        <w:t>治療機</w:t>
      </w:r>
    </w:p>
    <w:p w:rsidR="00A05AC9" w:rsidRPr="00D34731" w:rsidRDefault="00A05AC9"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C)加馬刀、電腦刀</w:t>
      </w:r>
    </w:p>
    <w:p w:rsidR="00A05AC9" w:rsidRPr="00D34731" w:rsidRDefault="00A05AC9"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D)血液照射器、移動型X光機</w:t>
      </w:r>
    </w:p>
    <w:p w:rsidR="00A05AC9" w:rsidRPr="00D34731" w:rsidRDefault="00A05AC9" w:rsidP="00D34731">
      <w:pPr>
        <w:spacing w:line="276" w:lineRule="auto"/>
        <w:ind w:left="590" w:hangingChars="295" w:hanging="590"/>
        <w:jc w:val="left"/>
        <w:rPr>
          <w:rFonts w:ascii="標楷體" w:eastAsia="標楷體" w:hAnsi="標楷體"/>
          <w:sz w:val="20"/>
          <w:szCs w:val="20"/>
        </w:rPr>
      </w:pPr>
      <w:r w:rsidRPr="00D34731">
        <w:rPr>
          <w:rFonts w:ascii="標楷體" w:eastAsia="標楷體" w:hAnsi="標楷體" w:hint="eastAsia"/>
          <w:sz w:val="20"/>
          <w:szCs w:val="20"/>
        </w:rPr>
        <w:t>100.(D)依游離輻射防護法規定，雇主應對在職輻射工作人員定期實施之作為，下列何者錯誤？</w:t>
      </w:r>
    </w:p>
    <w:p w:rsidR="00A05AC9" w:rsidRPr="00D34731" w:rsidRDefault="00A05AC9"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A)教育訓練</w:t>
      </w:r>
    </w:p>
    <w:p w:rsidR="00A05AC9" w:rsidRPr="00D34731" w:rsidRDefault="00A05AC9"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B)個別劑量監測</w:t>
      </w:r>
    </w:p>
    <w:p w:rsidR="00A05AC9" w:rsidRPr="00D34731" w:rsidRDefault="00A05AC9"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C)健康檢查</w:t>
      </w:r>
    </w:p>
    <w:p w:rsidR="00A05AC9" w:rsidRPr="00D34731" w:rsidRDefault="00A05AC9" w:rsidP="00D34731">
      <w:pPr>
        <w:spacing w:line="276" w:lineRule="auto"/>
        <w:ind w:firstLineChars="295" w:firstLine="590"/>
        <w:jc w:val="left"/>
        <w:rPr>
          <w:rFonts w:ascii="標楷體" w:eastAsia="標楷體" w:hAnsi="標楷體"/>
          <w:sz w:val="20"/>
          <w:szCs w:val="20"/>
        </w:rPr>
      </w:pPr>
      <w:r w:rsidRPr="00D34731">
        <w:rPr>
          <w:rFonts w:ascii="標楷體" w:eastAsia="標楷體" w:hAnsi="標楷體" w:hint="eastAsia"/>
          <w:sz w:val="20"/>
          <w:szCs w:val="20"/>
        </w:rPr>
        <w:t>D)醫護監護</w:t>
      </w:r>
    </w:p>
    <w:p w:rsidR="00D34731" w:rsidRPr="00D34731" w:rsidRDefault="00D34731" w:rsidP="00D34731">
      <w:pPr>
        <w:spacing w:line="276" w:lineRule="auto"/>
        <w:ind w:firstLineChars="295" w:firstLine="590"/>
        <w:jc w:val="left"/>
        <w:rPr>
          <w:rFonts w:ascii="標楷體" w:eastAsia="標楷體" w:hAnsi="標楷體"/>
          <w:sz w:val="20"/>
          <w:szCs w:val="20"/>
        </w:rPr>
      </w:pPr>
    </w:p>
    <w:sectPr w:rsidR="00D34731" w:rsidRPr="00D34731">
      <w:headerReference w:type="default" r:id="rId12"/>
      <w:footerReference w:type="default" r:id="rId1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55A2" w:rsidRDefault="005E55A2" w:rsidP="005258AA">
      <w:r>
        <w:separator/>
      </w:r>
    </w:p>
  </w:endnote>
  <w:endnote w:type="continuationSeparator" w:id="0">
    <w:p w:rsidR="005E55A2" w:rsidRDefault="005E55A2" w:rsidP="00525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06F" w:usb1="1200FBEF" w:usb2="0064C000" w:usb3="00000000" w:csb0="00000001" w:csb1="00000000"/>
  </w:font>
  <w:font w:name="Segoe UI Emoji">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7662116"/>
      <w:docPartObj>
        <w:docPartGallery w:val="Page Numbers (Bottom of Page)"/>
        <w:docPartUnique/>
      </w:docPartObj>
    </w:sdtPr>
    <w:sdtContent>
      <w:p w:rsidR="005E55A2" w:rsidRDefault="005E55A2">
        <w:pPr>
          <w:pStyle w:val="a6"/>
          <w:jc w:val="center"/>
        </w:pPr>
        <w:r>
          <w:fldChar w:fldCharType="begin"/>
        </w:r>
        <w:r>
          <w:instrText>PAGE   \* MERGEFORMAT</w:instrText>
        </w:r>
        <w:r>
          <w:fldChar w:fldCharType="separate"/>
        </w:r>
        <w:r w:rsidR="00A26EDE" w:rsidRPr="00A26EDE">
          <w:rPr>
            <w:noProof/>
            <w:lang w:val="zh-TW"/>
          </w:rPr>
          <w:t>16</w:t>
        </w:r>
        <w:r>
          <w:fldChar w:fldCharType="end"/>
        </w:r>
      </w:p>
    </w:sdtContent>
  </w:sdt>
  <w:p w:rsidR="005E55A2" w:rsidRDefault="005E55A2">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55A2" w:rsidRDefault="005E55A2" w:rsidP="005258AA">
      <w:r>
        <w:separator/>
      </w:r>
    </w:p>
  </w:footnote>
  <w:footnote w:type="continuationSeparator" w:id="0">
    <w:p w:rsidR="005E55A2" w:rsidRDefault="005E55A2" w:rsidP="005258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55A2" w:rsidRPr="00E90412" w:rsidRDefault="005E55A2" w:rsidP="00E90412">
    <w:pPr>
      <w:pStyle w:val="a4"/>
      <w:jc w:val="center"/>
      <w:rPr>
        <w:rFonts w:ascii="標楷體" w:eastAsia="標楷體" w:hAnsi="標楷體" w:cstheme="majorHAnsi"/>
        <w:sz w:val="28"/>
        <w:szCs w:val="28"/>
      </w:rPr>
    </w:pPr>
    <w:r w:rsidRPr="00E90412">
      <w:rPr>
        <w:rFonts w:ascii="標楷體" w:eastAsia="標楷體" w:hAnsi="標楷體" w:cstheme="majorHAnsi"/>
        <w:sz w:val="28"/>
        <w:szCs w:val="28"/>
      </w:rPr>
      <w:t>106年放射腫瘤科專科醫師</w:t>
    </w:r>
    <w:proofErr w:type="gramStart"/>
    <w:r w:rsidRPr="00E90412">
      <w:rPr>
        <w:rFonts w:ascii="標楷體" w:eastAsia="標楷體" w:hAnsi="標楷體" w:cstheme="majorHAnsi"/>
        <w:sz w:val="28"/>
        <w:szCs w:val="28"/>
      </w:rPr>
      <w:t>甄</w:t>
    </w:r>
    <w:proofErr w:type="gramEnd"/>
    <w:r w:rsidRPr="00E90412">
      <w:rPr>
        <w:rFonts w:ascii="標楷體" w:eastAsia="標楷體" w:hAnsi="標楷體" w:cstheme="majorHAnsi"/>
        <w:sz w:val="28"/>
        <w:szCs w:val="28"/>
      </w:rPr>
      <w:t>審試題(基礎類)</w:t>
    </w:r>
  </w:p>
  <w:p w:rsidR="005E55A2" w:rsidRPr="00E90412" w:rsidRDefault="005E55A2" w:rsidP="00E90412">
    <w:pPr>
      <w:pStyle w:val="a4"/>
      <w:jc w:val="center"/>
      <w:rPr>
        <w:rFonts w:ascii="標楷體" w:eastAsia="標楷體" w:hAnsi="標楷體" w:cstheme="majorHAnsi"/>
      </w:rPr>
    </w:pPr>
    <w:r w:rsidRPr="00E90412">
      <w:rPr>
        <w:rFonts w:ascii="標楷體" w:eastAsia="標楷體" w:hAnsi="標楷體" w:cstheme="majorHAnsi"/>
      </w:rPr>
      <w:t>題數:100題;每題1分;時間:70分鐘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95FC6"/>
    <w:multiLevelType w:val="hybridMultilevel"/>
    <w:tmpl w:val="E69C70B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12CE218D"/>
    <w:multiLevelType w:val="hybridMultilevel"/>
    <w:tmpl w:val="D2160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trackRevisions/>
  <w:defaultTabStop w:val="425"/>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AC9"/>
    <w:rsid w:val="000006E7"/>
    <w:rsid w:val="00006B4D"/>
    <w:rsid w:val="00007BD7"/>
    <w:rsid w:val="00022662"/>
    <w:rsid w:val="0002291D"/>
    <w:rsid w:val="00031799"/>
    <w:rsid w:val="00033E46"/>
    <w:rsid w:val="000432DF"/>
    <w:rsid w:val="00052B1F"/>
    <w:rsid w:val="0005688E"/>
    <w:rsid w:val="00057708"/>
    <w:rsid w:val="00066B66"/>
    <w:rsid w:val="00075C92"/>
    <w:rsid w:val="000776D5"/>
    <w:rsid w:val="0009028F"/>
    <w:rsid w:val="000B49B8"/>
    <w:rsid w:val="000C0284"/>
    <w:rsid w:val="000D263B"/>
    <w:rsid w:val="000F0813"/>
    <w:rsid w:val="000F0FDA"/>
    <w:rsid w:val="000F191C"/>
    <w:rsid w:val="000F66BE"/>
    <w:rsid w:val="000F6E23"/>
    <w:rsid w:val="00115760"/>
    <w:rsid w:val="00115FC6"/>
    <w:rsid w:val="0012394B"/>
    <w:rsid w:val="0012413A"/>
    <w:rsid w:val="00130702"/>
    <w:rsid w:val="001413F3"/>
    <w:rsid w:val="001418FA"/>
    <w:rsid w:val="00143AD1"/>
    <w:rsid w:val="00154753"/>
    <w:rsid w:val="00166DA6"/>
    <w:rsid w:val="00177CF2"/>
    <w:rsid w:val="001872D5"/>
    <w:rsid w:val="00191CE1"/>
    <w:rsid w:val="0019724A"/>
    <w:rsid w:val="001A0687"/>
    <w:rsid w:val="001A5833"/>
    <w:rsid w:val="001B0CE8"/>
    <w:rsid w:val="001C2D86"/>
    <w:rsid w:val="001C4254"/>
    <w:rsid w:val="001D30D8"/>
    <w:rsid w:val="00207CA3"/>
    <w:rsid w:val="00215BF7"/>
    <w:rsid w:val="0021681D"/>
    <w:rsid w:val="002226F1"/>
    <w:rsid w:val="00235196"/>
    <w:rsid w:val="00244799"/>
    <w:rsid w:val="00244D42"/>
    <w:rsid w:val="002518B8"/>
    <w:rsid w:val="00252F7B"/>
    <w:rsid w:val="00275FA9"/>
    <w:rsid w:val="002815A8"/>
    <w:rsid w:val="002924B9"/>
    <w:rsid w:val="00297BFD"/>
    <w:rsid w:val="002A19B3"/>
    <w:rsid w:val="002A412C"/>
    <w:rsid w:val="002D6AD1"/>
    <w:rsid w:val="002D6DA9"/>
    <w:rsid w:val="002F0518"/>
    <w:rsid w:val="002F74A3"/>
    <w:rsid w:val="00317387"/>
    <w:rsid w:val="00323FF4"/>
    <w:rsid w:val="003305CE"/>
    <w:rsid w:val="003329F1"/>
    <w:rsid w:val="00332E5C"/>
    <w:rsid w:val="003343C4"/>
    <w:rsid w:val="00343F44"/>
    <w:rsid w:val="003602C1"/>
    <w:rsid w:val="00373ABF"/>
    <w:rsid w:val="003863F6"/>
    <w:rsid w:val="003952D9"/>
    <w:rsid w:val="003A286D"/>
    <w:rsid w:val="003B3282"/>
    <w:rsid w:val="003C7C18"/>
    <w:rsid w:val="003D43EC"/>
    <w:rsid w:val="003D7809"/>
    <w:rsid w:val="003F45E2"/>
    <w:rsid w:val="003F72BF"/>
    <w:rsid w:val="0041248D"/>
    <w:rsid w:val="00414FF0"/>
    <w:rsid w:val="004267AF"/>
    <w:rsid w:val="0043198D"/>
    <w:rsid w:val="00436DB7"/>
    <w:rsid w:val="00472760"/>
    <w:rsid w:val="0048544D"/>
    <w:rsid w:val="004A0DF3"/>
    <w:rsid w:val="004C107B"/>
    <w:rsid w:val="004D5BE4"/>
    <w:rsid w:val="004E4C36"/>
    <w:rsid w:val="004E5A12"/>
    <w:rsid w:val="004F20A1"/>
    <w:rsid w:val="004F24D1"/>
    <w:rsid w:val="004F5B10"/>
    <w:rsid w:val="00503F3B"/>
    <w:rsid w:val="00510653"/>
    <w:rsid w:val="005258AA"/>
    <w:rsid w:val="00525E44"/>
    <w:rsid w:val="0053707F"/>
    <w:rsid w:val="005424CA"/>
    <w:rsid w:val="00545001"/>
    <w:rsid w:val="00556A0A"/>
    <w:rsid w:val="00585FC8"/>
    <w:rsid w:val="00587C43"/>
    <w:rsid w:val="00593255"/>
    <w:rsid w:val="00595460"/>
    <w:rsid w:val="00596D1F"/>
    <w:rsid w:val="005970E1"/>
    <w:rsid w:val="005973EA"/>
    <w:rsid w:val="005A3A0C"/>
    <w:rsid w:val="005B2876"/>
    <w:rsid w:val="005B3150"/>
    <w:rsid w:val="005C4068"/>
    <w:rsid w:val="005C6987"/>
    <w:rsid w:val="005E55A2"/>
    <w:rsid w:val="005F5C67"/>
    <w:rsid w:val="005F5D50"/>
    <w:rsid w:val="006045E0"/>
    <w:rsid w:val="00607DCD"/>
    <w:rsid w:val="006263C6"/>
    <w:rsid w:val="006353F4"/>
    <w:rsid w:val="006435DD"/>
    <w:rsid w:val="006539D2"/>
    <w:rsid w:val="0066225B"/>
    <w:rsid w:val="006638C4"/>
    <w:rsid w:val="00667D91"/>
    <w:rsid w:val="00672DBD"/>
    <w:rsid w:val="0068139B"/>
    <w:rsid w:val="00681ACD"/>
    <w:rsid w:val="00684843"/>
    <w:rsid w:val="00696305"/>
    <w:rsid w:val="00697458"/>
    <w:rsid w:val="006A2AEB"/>
    <w:rsid w:val="006B3633"/>
    <w:rsid w:val="006C4916"/>
    <w:rsid w:val="006C4BC6"/>
    <w:rsid w:val="006C4CC4"/>
    <w:rsid w:val="006D4258"/>
    <w:rsid w:val="006E5900"/>
    <w:rsid w:val="006F07A6"/>
    <w:rsid w:val="006F4B1B"/>
    <w:rsid w:val="007027B4"/>
    <w:rsid w:val="007064E5"/>
    <w:rsid w:val="00706E93"/>
    <w:rsid w:val="00710846"/>
    <w:rsid w:val="007128FD"/>
    <w:rsid w:val="00717AB8"/>
    <w:rsid w:val="00723E75"/>
    <w:rsid w:val="007254C6"/>
    <w:rsid w:val="007371ED"/>
    <w:rsid w:val="0074295C"/>
    <w:rsid w:val="0074454E"/>
    <w:rsid w:val="0074586A"/>
    <w:rsid w:val="00745FC6"/>
    <w:rsid w:val="00767088"/>
    <w:rsid w:val="007758D0"/>
    <w:rsid w:val="007777DD"/>
    <w:rsid w:val="00791E9E"/>
    <w:rsid w:val="007A6870"/>
    <w:rsid w:val="007B44B7"/>
    <w:rsid w:val="007B5B8C"/>
    <w:rsid w:val="007C5D2B"/>
    <w:rsid w:val="00801361"/>
    <w:rsid w:val="00823945"/>
    <w:rsid w:val="0082585C"/>
    <w:rsid w:val="00846C30"/>
    <w:rsid w:val="00866AD8"/>
    <w:rsid w:val="00873493"/>
    <w:rsid w:val="00873E70"/>
    <w:rsid w:val="008905EE"/>
    <w:rsid w:val="00895F27"/>
    <w:rsid w:val="008A3C55"/>
    <w:rsid w:val="008A3FAF"/>
    <w:rsid w:val="008B2D81"/>
    <w:rsid w:val="008C3B07"/>
    <w:rsid w:val="008C658A"/>
    <w:rsid w:val="008C7DE5"/>
    <w:rsid w:val="008C7F50"/>
    <w:rsid w:val="008D5DB8"/>
    <w:rsid w:val="008D7B22"/>
    <w:rsid w:val="008E0630"/>
    <w:rsid w:val="008E4385"/>
    <w:rsid w:val="008E4CBC"/>
    <w:rsid w:val="00903A41"/>
    <w:rsid w:val="00914DC3"/>
    <w:rsid w:val="00924583"/>
    <w:rsid w:val="00926E47"/>
    <w:rsid w:val="0095207C"/>
    <w:rsid w:val="00966AC7"/>
    <w:rsid w:val="00992122"/>
    <w:rsid w:val="009A296B"/>
    <w:rsid w:val="009A4F8D"/>
    <w:rsid w:val="009B39DF"/>
    <w:rsid w:val="009E2290"/>
    <w:rsid w:val="009E7DD2"/>
    <w:rsid w:val="00A02FA3"/>
    <w:rsid w:val="00A05AC9"/>
    <w:rsid w:val="00A17057"/>
    <w:rsid w:val="00A23C3A"/>
    <w:rsid w:val="00A26EDE"/>
    <w:rsid w:val="00A577F8"/>
    <w:rsid w:val="00A57AD8"/>
    <w:rsid w:val="00A63798"/>
    <w:rsid w:val="00A66CA1"/>
    <w:rsid w:val="00A71A84"/>
    <w:rsid w:val="00A73D95"/>
    <w:rsid w:val="00A832B4"/>
    <w:rsid w:val="00A8644B"/>
    <w:rsid w:val="00A8744E"/>
    <w:rsid w:val="00A92492"/>
    <w:rsid w:val="00A92612"/>
    <w:rsid w:val="00AA51F7"/>
    <w:rsid w:val="00AB7BE6"/>
    <w:rsid w:val="00AE1CDA"/>
    <w:rsid w:val="00AF4096"/>
    <w:rsid w:val="00AF62EB"/>
    <w:rsid w:val="00B02203"/>
    <w:rsid w:val="00B04DA9"/>
    <w:rsid w:val="00B1539C"/>
    <w:rsid w:val="00B3263E"/>
    <w:rsid w:val="00B3718F"/>
    <w:rsid w:val="00B62E21"/>
    <w:rsid w:val="00B65681"/>
    <w:rsid w:val="00B663C2"/>
    <w:rsid w:val="00B80764"/>
    <w:rsid w:val="00BB0296"/>
    <w:rsid w:val="00BB10EB"/>
    <w:rsid w:val="00BB4919"/>
    <w:rsid w:val="00BC1A0D"/>
    <w:rsid w:val="00BE10D5"/>
    <w:rsid w:val="00BE239E"/>
    <w:rsid w:val="00C0324B"/>
    <w:rsid w:val="00C05AA2"/>
    <w:rsid w:val="00C10ABF"/>
    <w:rsid w:val="00C1344A"/>
    <w:rsid w:val="00C17648"/>
    <w:rsid w:val="00C30DFC"/>
    <w:rsid w:val="00C418CA"/>
    <w:rsid w:val="00C50E23"/>
    <w:rsid w:val="00C511A7"/>
    <w:rsid w:val="00C602DC"/>
    <w:rsid w:val="00C6066E"/>
    <w:rsid w:val="00C61AF8"/>
    <w:rsid w:val="00C6392F"/>
    <w:rsid w:val="00C653AD"/>
    <w:rsid w:val="00C66A3F"/>
    <w:rsid w:val="00C73CC3"/>
    <w:rsid w:val="00C90C10"/>
    <w:rsid w:val="00C92FD0"/>
    <w:rsid w:val="00CA09A3"/>
    <w:rsid w:val="00CA4986"/>
    <w:rsid w:val="00CB60EA"/>
    <w:rsid w:val="00CF1AFF"/>
    <w:rsid w:val="00D0611C"/>
    <w:rsid w:val="00D1195F"/>
    <w:rsid w:val="00D24821"/>
    <w:rsid w:val="00D25FE9"/>
    <w:rsid w:val="00D34731"/>
    <w:rsid w:val="00D41C6B"/>
    <w:rsid w:val="00D72BC9"/>
    <w:rsid w:val="00D851EC"/>
    <w:rsid w:val="00DA5EF2"/>
    <w:rsid w:val="00DB1B7F"/>
    <w:rsid w:val="00DB21EE"/>
    <w:rsid w:val="00DB7BEB"/>
    <w:rsid w:val="00DD4C01"/>
    <w:rsid w:val="00DE0ACE"/>
    <w:rsid w:val="00DE1EB4"/>
    <w:rsid w:val="00DE3981"/>
    <w:rsid w:val="00DE4D34"/>
    <w:rsid w:val="00DF631D"/>
    <w:rsid w:val="00E134CD"/>
    <w:rsid w:val="00E33975"/>
    <w:rsid w:val="00E406D4"/>
    <w:rsid w:val="00E41E52"/>
    <w:rsid w:val="00E44060"/>
    <w:rsid w:val="00E535E8"/>
    <w:rsid w:val="00E60268"/>
    <w:rsid w:val="00E6095E"/>
    <w:rsid w:val="00E631A9"/>
    <w:rsid w:val="00E6701A"/>
    <w:rsid w:val="00E86A3B"/>
    <w:rsid w:val="00E90412"/>
    <w:rsid w:val="00EA3564"/>
    <w:rsid w:val="00EB2091"/>
    <w:rsid w:val="00EC39FB"/>
    <w:rsid w:val="00EC480F"/>
    <w:rsid w:val="00EC7FFB"/>
    <w:rsid w:val="00EE1258"/>
    <w:rsid w:val="00EE2242"/>
    <w:rsid w:val="00F00575"/>
    <w:rsid w:val="00F00F74"/>
    <w:rsid w:val="00F02AF7"/>
    <w:rsid w:val="00F22FF0"/>
    <w:rsid w:val="00F24783"/>
    <w:rsid w:val="00F2575A"/>
    <w:rsid w:val="00F402C1"/>
    <w:rsid w:val="00F501D5"/>
    <w:rsid w:val="00F55C64"/>
    <w:rsid w:val="00F56DCC"/>
    <w:rsid w:val="00F67FCE"/>
    <w:rsid w:val="00F7084A"/>
    <w:rsid w:val="00F731E4"/>
    <w:rsid w:val="00F83B5B"/>
    <w:rsid w:val="00F86CD3"/>
    <w:rsid w:val="00FA2096"/>
    <w:rsid w:val="00FB37A1"/>
    <w:rsid w:val="00FB4B18"/>
    <w:rsid w:val="00FC70B2"/>
    <w:rsid w:val="00FD472D"/>
  </w:rsids>
  <m:mathPr>
    <m:mathFont m:val="Cambria Math"/>
    <m:brkBin m:val="before"/>
    <m:brkBinSub m:val="--"/>
    <m:smallFrac m:val="0"/>
    <m:dispDef/>
    <m:lMargin m:val="0"/>
    <m:rMargin m:val="0"/>
    <m:defJc m:val="centerGroup"/>
    <m:wrapIndent m:val="1440"/>
    <m:intLim m:val="subSup"/>
    <m:naryLim m:val="undOvr"/>
  </m:mathPr>
  <w:themeFontLang w:val="en-US" w:eastAsia="zh-Hant"/>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413A"/>
    <w:pPr>
      <w:ind w:leftChars="400" w:left="425"/>
    </w:pPr>
  </w:style>
  <w:style w:type="paragraph" w:styleId="a4">
    <w:name w:val="header"/>
    <w:basedOn w:val="a"/>
    <w:link w:val="a5"/>
    <w:uiPriority w:val="99"/>
    <w:unhideWhenUsed/>
    <w:rsid w:val="005258AA"/>
    <w:pPr>
      <w:tabs>
        <w:tab w:val="center" w:pos="4153"/>
        <w:tab w:val="right" w:pos="8306"/>
      </w:tabs>
      <w:snapToGrid w:val="0"/>
    </w:pPr>
    <w:rPr>
      <w:sz w:val="20"/>
      <w:szCs w:val="20"/>
    </w:rPr>
  </w:style>
  <w:style w:type="character" w:customStyle="1" w:styleId="a5">
    <w:name w:val="頁首 字元"/>
    <w:basedOn w:val="a0"/>
    <w:link w:val="a4"/>
    <w:uiPriority w:val="99"/>
    <w:rsid w:val="005258AA"/>
    <w:rPr>
      <w:sz w:val="20"/>
      <w:szCs w:val="20"/>
    </w:rPr>
  </w:style>
  <w:style w:type="paragraph" w:styleId="a6">
    <w:name w:val="footer"/>
    <w:basedOn w:val="a"/>
    <w:link w:val="a7"/>
    <w:uiPriority w:val="99"/>
    <w:unhideWhenUsed/>
    <w:rsid w:val="005258AA"/>
    <w:pPr>
      <w:tabs>
        <w:tab w:val="center" w:pos="4153"/>
        <w:tab w:val="right" w:pos="8306"/>
      </w:tabs>
      <w:snapToGrid w:val="0"/>
    </w:pPr>
    <w:rPr>
      <w:sz w:val="20"/>
      <w:szCs w:val="20"/>
    </w:rPr>
  </w:style>
  <w:style w:type="character" w:customStyle="1" w:styleId="a7">
    <w:name w:val="頁尾 字元"/>
    <w:basedOn w:val="a0"/>
    <w:link w:val="a6"/>
    <w:uiPriority w:val="99"/>
    <w:rsid w:val="005258AA"/>
    <w:rPr>
      <w:sz w:val="20"/>
      <w:szCs w:val="20"/>
    </w:rPr>
  </w:style>
  <w:style w:type="table" w:styleId="a8">
    <w:name w:val="Table Grid"/>
    <w:basedOn w:val="a1"/>
    <w:uiPriority w:val="59"/>
    <w:rsid w:val="00525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914DC3"/>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914DC3"/>
    <w:rPr>
      <w:rFonts w:asciiTheme="majorHAnsi" w:eastAsiaTheme="majorEastAsia" w:hAnsiTheme="majorHAnsi" w:cstheme="majorBidi"/>
      <w:sz w:val="18"/>
      <w:szCs w:val="18"/>
    </w:rPr>
  </w:style>
  <w:style w:type="character" w:styleId="ab">
    <w:name w:val="Placeholder Text"/>
    <w:basedOn w:val="a0"/>
    <w:uiPriority w:val="99"/>
    <w:semiHidden/>
    <w:rsid w:val="008E063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413A"/>
    <w:pPr>
      <w:ind w:leftChars="400" w:left="425"/>
    </w:pPr>
  </w:style>
  <w:style w:type="paragraph" w:styleId="a4">
    <w:name w:val="header"/>
    <w:basedOn w:val="a"/>
    <w:link w:val="a5"/>
    <w:uiPriority w:val="99"/>
    <w:unhideWhenUsed/>
    <w:rsid w:val="005258AA"/>
    <w:pPr>
      <w:tabs>
        <w:tab w:val="center" w:pos="4153"/>
        <w:tab w:val="right" w:pos="8306"/>
      </w:tabs>
      <w:snapToGrid w:val="0"/>
    </w:pPr>
    <w:rPr>
      <w:sz w:val="20"/>
      <w:szCs w:val="20"/>
    </w:rPr>
  </w:style>
  <w:style w:type="character" w:customStyle="1" w:styleId="a5">
    <w:name w:val="頁首 字元"/>
    <w:basedOn w:val="a0"/>
    <w:link w:val="a4"/>
    <w:uiPriority w:val="99"/>
    <w:rsid w:val="005258AA"/>
    <w:rPr>
      <w:sz w:val="20"/>
      <w:szCs w:val="20"/>
    </w:rPr>
  </w:style>
  <w:style w:type="paragraph" w:styleId="a6">
    <w:name w:val="footer"/>
    <w:basedOn w:val="a"/>
    <w:link w:val="a7"/>
    <w:uiPriority w:val="99"/>
    <w:unhideWhenUsed/>
    <w:rsid w:val="005258AA"/>
    <w:pPr>
      <w:tabs>
        <w:tab w:val="center" w:pos="4153"/>
        <w:tab w:val="right" w:pos="8306"/>
      </w:tabs>
      <w:snapToGrid w:val="0"/>
    </w:pPr>
    <w:rPr>
      <w:sz w:val="20"/>
      <w:szCs w:val="20"/>
    </w:rPr>
  </w:style>
  <w:style w:type="character" w:customStyle="1" w:styleId="a7">
    <w:name w:val="頁尾 字元"/>
    <w:basedOn w:val="a0"/>
    <w:link w:val="a6"/>
    <w:uiPriority w:val="99"/>
    <w:rsid w:val="005258AA"/>
    <w:rPr>
      <w:sz w:val="20"/>
      <w:szCs w:val="20"/>
    </w:rPr>
  </w:style>
  <w:style w:type="table" w:styleId="a8">
    <w:name w:val="Table Grid"/>
    <w:basedOn w:val="a1"/>
    <w:uiPriority w:val="59"/>
    <w:rsid w:val="00525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914DC3"/>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914DC3"/>
    <w:rPr>
      <w:rFonts w:asciiTheme="majorHAnsi" w:eastAsiaTheme="majorEastAsia" w:hAnsiTheme="majorHAnsi" w:cstheme="majorBidi"/>
      <w:sz w:val="18"/>
      <w:szCs w:val="18"/>
    </w:rPr>
  </w:style>
  <w:style w:type="character" w:styleId="ab">
    <w:name w:val="Placeholder Text"/>
    <w:basedOn w:val="a0"/>
    <w:uiPriority w:val="99"/>
    <w:semiHidden/>
    <w:rsid w:val="008E063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細明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新細明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20</Pages>
  <Words>2534</Words>
  <Characters>14445</Characters>
  <Application>Microsoft Office Word</Application>
  <DocSecurity>0</DocSecurity>
  <Lines>120</Lines>
  <Paragraphs>33</Paragraphs>
  <ScaleCrop>false</ScaleCrop>
  <Company/>
  <LinksUpToDate>false</LinksUpToDate>
  <CharactersWithSpaces>16946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使用者</dc:creator>
  <cp:keywords/>
  <dc:description/>
  <cp:lastModifiedBy>user</cp:lastModifiedBy>
  <cp:revision>484</cp:revision>
  <dcterms:created xsi:type="dcterms:W3CDTF">2017-11-05T15:56:00Z</dcterms:created>
  <dcterms:modified xsi:type="dcterms:W3CDTF">2017-11-08T08:47:00Z</dcterms:modified>
</cp:coreProperties>
</file>